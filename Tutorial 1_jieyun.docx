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611AFF" w14:textId="77777777" w:rsidR="00552964" w:rsidRDefault="000827D6">
      <w:pPr>
        <w:pStyle w:val="Heading1"/>
      </w:pPr>
      <w:r>
        <w:t>Objective</w:t>
      </w:r>
    </w:p>
    <w:p w14:paraId="04555872" w14:textId="77777777" w:rsidR="00552964" w:rsidRDefault="000827D6">
      <w:pPr>
        <w:ind w:firstLine="480"/>
      </w:pPr>
      <w:r>
        <w:t xml:space="preserve">To start up your Raspberry Pi (Raspi) and run your first program on Raspi. The objectives of this project tutorial include: </w:t>
      </w:r>
    </w:p>
    <w:p w14:paraId="592EBC8B" w14:textId="3E42ABCD" w:rsidR="00552964" w:rsidRDefault="000827D6">
      <w:pPr>
        <w:ind w:firstLine="480"/>
      </w:pPr>
      <w:r>
        <w:t>(1)</w:t>
      </w:r>
      <w:r>
        <w:tab/>
        <w:t xml:space="preserve">Learn </w:t>
      </w:r>
      <w:r w:rsidR="008D068D">
        <w:t>the basic knowledge about Raspi</w:t>
      </w:r>
      <w:ins w:id="0" w:author="Zhang Jieyun" w:date="2021-05-17T17:09:00Z">
        <w:r w:rsidR="00862131">
          <w:rPr>
            <w:rFonts w:hint="eastAsia"/>
          </w:rPr>
          <w:t>；</w:t>
        </w:r>
      </w:ins>
      <w:del w:id="1" w:author="Zhang Jieyun" w:date="2021-05-17T17:09:00Z">
        <w:r w:rsidDel="00862131">
          <w:delText>;</w:delText>
        </w:r>
      </w:del>
    </w:p>
    <w:p w14:paraId="71040400" w14:textId="2238C0E5" w:rsidR="00552964" w:rsidRDefault="000827D6">
      <w:pPr>
        <w:ind w:firstLine="480"/>
      </w:pPr>
      <w:r>
        <w:t>(3)</w:t>
      </w:r>
      <w:r>
        <w:tab/>
      </w:r>
      <w:r w:rsidR="008D068D">
        <w:rPr>
          <w:rFonts w:hint="eastAsia"/>
        </w:rPr>
        <w:t>Install</w:t>
      </w:r>
      <w:r>
        <w:t xml:space="preserve"> </w:t>
      </w:r>
      <w:r w:rsidR="008D068D">
        <w:t xml:space="preserve">Raspi </w:t>
      </w:r>
      <w:r>
        <w:t>OS</w:t>
      </w:r>
      <w:ins w:id="2" w:author="Zhang Jieyun" w:date="2021-05-17T17:09:00Z">
        <w:r w:rsidR="00862131">
          <w:rPr>
            <w:rFonts w:hint="eastAsia"/>
          </w:rPr>
          <w:t>；</w:t>
        </w:r>
      </w:ins>
      <w:del w:id="3" w:author="Zhang Jieyun" w:date="2021-05-17T17:09:00Z">
        <w:r w:rsidDel="00862131">
          <w:delText>;</w:delText>
        </w:r>
      </w:del>
    </w:p>
    <w:p w14:paraId="421A563B" w14:textId="77777777" w:rsidR="00552964" w:rsidRDefault="000827D6">
      <w:pPr>
        <w:ind w:firstLine="480"/>
      </w:pPr>
      <w:r>
        <w:t>(4)</w:t>
      </w:r>
      <w:r>
        <w:tab/>
        <w:t xml:space="preserve">Run a program on </w:t>
      </w:r>
      <w:r w:rsidR="008D068D">
        <w:t>Raspi</w:t>
      </w:r>
      <w:r>
        <w:t>.</w:t>
      </w:r>
    </w:p>
    <w:p w14:paraId="076AF45F" w14:textId="77777777" w:rsidR="00552964" w:rsidRDefault="000827D6">
      <w:pPr>
        <w:pStyle w:val="Heading1"/>
      </w:pPr>
      <w:r>
        <w:t>Components</w:t>
      </w:r>
    </w:p>
    <w:p w14:paraId="2D2D994F" w14:textId="5A23B61B" w:rsidR="00552964" w:rsidRDefault="000827D6">
      <w:pPr>
        <w:pStyle w:val="ListParagraph"/>
        <w:numPr>
          <w:ilvl w:val="0"/>
          <w:numId w:val="10"/>
        </w:numPr>
      </w:pPr>
      <w:r>
        <w:t>Raspi Board and Power</w:t>
      </w:r>
      <w:ins w:id="4" w:author="Zhang Jieyun" w:date="2021-05-17T17:09:00Z">
        <w:r w:rsidR="00862131">
          <w:rPr>
            <w:rFonts w:hint="eastAsia"/>
          </w:rPr>
          <w:t>；</w:t>
        </w:r>
      </w:ins>
      <w:del w:id="5" w:author="Zhang Jieyun" w:date="2021-05-17T17:09:00Z">
        <w:r w:rsidDel="00862131">
          <w:delText xml:space="preserve">; </w:delText>
        </w:r>
      </w:del>
    </w:p>
    <w:p w14:paraId="495F3966" w14:textId="77777777" w:rsidR="00552964" w:rsidRDefault="000827D6">
      <w:pPr>
        <w:ind w:left="480" w:firstLine="0"/>
        <w:jc w:val="center"/>
      </w:pPr>
      <w:r>
        <w:rPr>
          <w:noProof/>
        </w:rPr>
        <w:drawing>
          <wp:inline distT="0" distB="0" distL="0" distR="0" wp14:anchorId="772FD672" wp14:editId="0142C263">
            <wp:extent cx="2508250" cy="1498600"/>
            <wp:effectExtent l="0" t="0" r="6350" b="635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8250" cy="1498600"/>
                    </a:xfrm>
                    <a:prstGeom prst="rect">
                      <a:avLst/>
                    </a:prstGeom>
                    <a:noFill/>
                    <a:ln>
                      <a:noFill/>
                    </a:ln>
                  </pic:spPr>
                </pic:pic>
              </a:graphicData>
            </a:graphic>
          </wp:inline>
        </w:drawing>
      </w:r>
      <w:r>
        <w:rPr>
          <w:noProof/>
        </w:rPr>
        <w:drawing>
          <wp:inline distT="0" distB="0" distL="0" distR="0" wp14:anchorId="792803E3" wp14:editId="0F2A16F3">
            <wp:extent cx="1371600" cy="1193800"/>
            <wp:effectExtent l="0" t="0" r="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0" cy="1193800"/>
                    </a:xfrm>
                    <a:prstGeom prst="rect">
                      <a:avLst/>
                    </a:prstGeom>
                    <a:noFill/>
                    <a:ln>
                      <a:noFill/>
                    </a:ln>
                  </pic:spPr>
                </pic:pic>
              </a:graphicData>
            </a:graphic>
          </wp:inline>
        </w:drawing>
      </w:r>
    </w:p>
    <w:p w14:paraId="6529E5C1" w14:textId="644CC4E9" w:rsidR="00552964" w:rsidRDefault="000827D6">
      <w:pPr>
        <w:pStyle w:val="ListParagraph"/>
        <w:numPr>
          <w:ilvl w:val="0"/>
          <w:numId w:val="10"/>
        </w:numPr>
      </w:pPr>
      <w:r>
        <w:t>A 16GB SD Card and a SD Card Reader</w:t>
      </w:r>
      <w:ins w:id="6" w:author="Zhang Jieyun" w:date="2021-05-17T17:09:00Z">
        <w:r w:rsidR="00862131">
          <w:rPr>
            <w:rFonts w:hint="eastAsia"/>
          </w:rPr>
          <w:t>；</w:t>
        </w:r>
      </w:ins>
      <w:del w:id="7" w:author="Zhang Jieyun" w:date="2021-05-17T17:09:00Z">
        <w:r w:rsidDel="00862131">
          <w:delText>;</w:delText>
        </w:r>
      </w:del>
    </w:p>
    <w:p w14:paraId="136005F1" w14:textId="77777777" w:rsidR="00552964" w:rsidRDefault="000827D6">
      <w:pPr>
        <w:ind w:left="480" w:firstLine="0"/>
        <w:jc w:val="center"/>
      </w:pPr>
      <w:r>
        <w:rPr>
          <w:noProof/>
        </w:rPr>
        <w:drawing>
          <wp:inline distT="0" distB="0" distL="0" distR="0" wp14:anchorId="5CBF347A" wp14:editId="2E4D221C">
            <wp:extent cx="1028700" cy="1479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700" cy="1479550"/>
                    </a:xfrm>
                    <a:prstGeom prst="rect">
                      <a:avLst/>
                    </a:prstGeom>
                    <a:noFill/>
                    <a:ln>
                      <a:noFill/>
                    </a:ln>
                  </pic:spPr>
                </pic:pic>
              </a:graphicData>
            </a:graphic>
          </wp:inline>
        </w:drawing>
      </w:r>
      <w:r>
        <w:rPr>
          <w:noProof/>
        </w:rPr>
        <w:drawing>
          <wp:inline distT="0" distB="0" distL="0" distR="0" wp14:anchorId="60225454" wp14:editId="2009F149">
            <wp:extent cx="1009650" cy="1390650"/>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9650" cy="1390650"/>
                    </a:xfrm>
                    <a:prstGeom prst="rect">
                      <a:avLst/>
                    </a:prstGeom>
                    <a:noFill/>
                    <a:ln>
                      <a:noFill/>
                    </a:ln>
                  </pic:spPr>
                </pic:pic>
              </a:graphicData>
            </a:graphic>
          </wp:inline>
        </w:drawing>
      </w:r>
    </w:p>
    <w:p w14:paraId="65D0A672" w14:textId="4E615ADE" w:rsidR="00552964" w:rsidRDefault="000827D6">
      <w:pPr>
        <w:pStyle w:val="ListParagraph"/>
        <w:numPr>
          <w:ilvl w:val="0"/>
          <w:numId w:val="10"/>
        </w:numPr>
      </w:pPr>
      <w:r>
        <w:t>HDMI Screen</w:t>
      </w:r>
      <w:ins w:id="8" w:author="Zhang Jieyun" w:date="2021-05-17T17:10:00Z">
        <w:r w:rsidR="00EE2CCA">
          <w:rPr>
            <w:rFonts w:hint="eastAsia"/>
          </w:rPr>
          <w:t>,</w:t>
        </w:r>
        <w:r w:rsidR="00EE2CCA">
          <w:t xml:space="preserve"> USB keyboard, USB mouse </w:t>
        </w:r>
      </w:ins>
      <w:del w:id="9" w:author="Zhang Jieyun" w:date="2021-05-17T17:10:00Z">
        <w:r w:rsidDel="00862131">
          <w:delText xml:space="preserve"> </w:delText>
        </w:r>
      </w:del>
      <w:r>
        <w:t>and Cable</w:t>
      </w:r>
    </w:p>
    <w:p w14:paraId="108E5096" w14:textId="77777777" w:rsidR="00552964" w:rsidRPr="00087D5C" w:rsidRDefault="000827D6">
      <w:pPr>
        <w:ind w:left="480" w:firstLine="0"/>
        <w:jc w:val="center"/>
        <w:rPr>
          <w:lang w:val="en-HK"/>
          <w:rPrChange w:id="10" w:author="XU, CHONGYAO" w:date="2021-05-17T20:42:00Z">
            <w:rPr/>
          </w:rPrChange>
        </w:rPr>
      </w:pPr>
      <w:r>
        <w:rPr>
          <w:noProof/>
        </w:rPr>
        <w:drawing>
          <wp:inline distT="0" distB="0" distL="0" distR="0" wp14:anchorId="387A3E09" wp14:editId="44AAA1CE">
            <wp:extent cx="2565400" cy="16891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5400" cy="1689100"/>
                    </a:xfrm>
                    <a:prstGeom prst="rect">
                      <a:avLst/>
                    </a:prstGeom>
                    <a:noFill/>
                    <a:ln>
                      <a:noFill/>
                    </a:ln>
                  </pic:spPr>
                </pic:pic>
              </a:graphicData>
            </a:graphic>
          </wp:inline>
        </w:drawing>
      </w:r>
      <w:r>
        <w:rPr>
          <w:noProof/>
        </w:rPr>
        <w:drawing>
          <wp:inline distT="0" distB="0" distL="0" distR="0" wp14:anchorId="610E4110" wp14:editId="7AE2EBDC">
            <wp:extent cx="1555750" cy="1123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5750" cy="1123950"/>
                    </a:xfrm>
                    <a:prstGeom prst="rect">
                      <a:avLst/>
                    </a:prstGeom>
                    <a:noFill/>
                    <a:ln>
                      <a:noFill/>
                    </a:ln>
                  </pic:spPr>
                </pic:pic>
              </a:graphicData>
            </a:graphic>
          </wp:inline>
        </w:drawing>
      </w:r>
    </w:p>
    <w:p w14:paraId="3EB656EB" w14:textId="77777777" w:rsidR="00552964" w:rsidRDefault="000827D6">
      <w:pPr>
        <w:ind w:left="480" w:firstLine="0"/>
        <w:jc w:val="center"/>
      </w:pPr>
      <w:r>
        <w:rPr>
          <w:noProof/>
        </w:rPr>
        <w:lastRenderedPageBreak/>
        <w:drawing>
          <wp:inline distT="0" distB="0" distL="0" distR="0" wp14:anchorId="6E7F4A16" wp14:editId="244A0EE0">
            <wp:extent cx="1803400" cy="14097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3400" cy="1409700"/>
                    </a:xfrm>
                    <a:prstGeom prst="rect">
                      <a:avLst/>
                    </a:prstGeom>
                    <a:noFill/>
                    <a:ln>
                      <a:noFill/>
                    </a:ln>
                  </pic:spPr>
                </pic:pic>
              </a:graphicData>
            </a:graphic>
          </wp:inline>
        </w:drawing>
      </w:r>
    </w:p>
    <w:p w14:paraId="743159B2" w14:textId="669A3606" w:rsidR="00552964" w:rsidDel="00EE2CCA" w:rsidRDefault="000827D6">
      <w:pPr>
        <w:pStyle w:val="ListParagraph"/>
        <w:numPr>
          <w:ilvl w:val="0"/>
          <w:numId w:val="10"/>
        </w:numPr>
        <w:rPr>
          <w:del w:id="11" w:author="Zhang Jieyun" w:date="2021-05-17T17:11:00Z"/>
        </w:rPr>
      </w:pPr>
      <w:del w:id="12" w:author="Zhang Jieyun" w:date="2021-05-17T17:11:00Z">
        <w:r w:rsidDel="00EE2CCA">
          <w:delText>USB Keyboard and Mouse</w:delText>
        </w:r>
      </w:del>
    </w:p>
    <w:p w14:paraId="244B0A2F" w14:textId="77777777" w:rsidR="00552964" w:rsidRDefault="000827D6">
      <w:pPr>
        <w:pStyle w:val="Heading1"/>
      </w:pPr>
      <w:r>
        <w:t>Principle of The Experiment</w:t>
      </w:r>
    </w:p>
    <w:p w14:paraId="6DD2851D" w14:textId="77777777" w:rsidR="00552964" w:rsidRDefault="000827D6">
      <w:pPr>
        <w:pStyle w:val="Heading2"/>
        <w:spacing w:before="32" w:after="32"/>
      </w:pPr>
      <w:r>
        <w:t>Introduction of Raspi 4B</w:t>
      </w:r>
    </w:p>
    <w:p w14:paraId="404993C9" w14:textId="77777777" w:rsidR="008D068D" w:rsidRDefault="000827D6" w:rsidP="008D068D">
      <w:pPr>
        <w:ind w:firstLine="0"/>
        <w:jc w:val="center"/>
      </w:pPr>
      <w:r>
        <w:rPr>
          <w:noProof/>
        </w:rPr>
        <w:drawing>
          <wp:inline distT="0" distB="0" distL="0" distR="0" wp14:anchorId="48297BF8" wp14:editId="7A85B5B4">
            <wp:extent cx="5270500" cy="4419600"/>
            <wp:effectExtent l="0" t="0" r="6350" b="0"/>
            <wp:docPr id="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4419600"/>
                    </a:xfrm>
                    <a:prstGeom prst="rect">
                      <a:avLst/>
                    </a:prstGeom>
                    <a:noFill/>
                    <a:ln>
                      <a:noFill/>
                    </a:ln>
                  </pic:spPr>
                </pic:pic>
              </a:graphicData>
            </a:graphic>
          </wp:inline>
        </w:drawing>
      </w:r>
    </w:p>
    <w:p w14:paraId="61B74F5F" w14:textId="77777777" w:rsidR="00552964" w:rsidRDefault="000827D6" w:rsidP="00087D5C">
      <w:pPr>
        <w:pStyle w:val="Heading2"/>
        <w:spacing w:before="32" w:after="32"/>
        <w:pPrChange w:id="13" w:author="XU, CHONGYAO" w:date="2021-05-17T20:44:00Z">
          <w:pPr>
            <w:pStyle w:val="Heading2"/>
            <w:spacing w:before="32" w:after="32"/>
          </w:pPr>
        </w:pPrChange>
      </w:pPr>
      <w:bookmarkStart w:id="14" w:name="_GoBack"/>
      <w:bookmarkEnd w:id="14"/>
      <w:r>
        <w:t>BCM2711 SoC of Raspi 4B</w:t>
      </w:r>
    </w:p>
    <w:p w14:paraId="506CE90B" w14:textId="432A38B2" w:rsidR="00552964" w:rsidRDefault="000827D6">
      <w:pPr>
        <w:ind w:firstLine="480"/>
      </w:pPr>
      <w:r>
        <w:t xml:space="preserve">BCM2711 is the Broadcom chip used in the Raspi 4 Model B. The architecture of the BCM2711 is a considerable upgrade on that used by the SoCs in earlier Pi models. It continues the quad-core CPU design of the BCM2837 but uses the more powerful ARM A72 core. It has a greatly improved GPU feature set with much faster input/output, due to the incorporation of a PCIe link that connects the USB 2 and USB 3 ports, and </w:t>
      </w:r>
      <w:r>
        <w:lastRenderedPageBreak/>
        <w:t>a natively attached Ethernet controller. It is also capable of addressing more memory than the SoCs used before.</w:t>
      </w:r>
    </w:p>
    <w:p w14:paraId="7D353CA9" w14:textId="77777777" w:rsidR="00552964" w:rsidRDefault="000827D6">
      <w:pPr>
        <w:ind w:firstLine="480"/>
      </w:pPr>
      <w:r>
        <w:t>The ARM cores are capable of running at up to 1.5 GHz, making the Pi 4 about 50% faster than the Raspi 3B+. The new VideoCore VI 3D unit now runs at up to 500 MHz. The ARM cores are 64-bit, and while the VideoCore is 32-bit, there is a new Memory Management Unit, which means it can access more memory than previous versions.</w:t>
      </w:r>
    </w:p>
    <w:p w14:paraId="7E650E49" w14:textId="77777777" w:rsidR="00552964" w:rsidRDefault="000827D6">
      <w:pPr>
        <w:ind w:firstLine="480"/>
      </w:pPr>
      <w:r>
        <w:t>A datasheet for the BCM2711 can be found </w:t>
      </w:r>
      <w:hyperlink r:id="rId17" w:history="1">
        <w:r>
          <w:rPr>
            <w:rStyle w:val="Heading5Char"/>
          </w:rPr>
          <w:t>here</w:t>
        </w:r>
      </w:hyperlink>
      <w:r>
        <w:t>.</w:t>
      </w:r>
    </w:p>
    <w:p w14:paraId="05E20022" w14:textId="77777777" w:rsidR="00552964" w:rsidRDefault="000827D6">
      <w:pPr>
        <w:pStyle w:val="ListParagraph"/>
        <w:numPr>
          <w:ilvl w:val="0"/>
          <w:numId w:val="12"/>
        </w:numPr>
      </w:pPr>
      <w:r>
        <w:rPr>
          <w:b/>
        </w:rPr>
        <w:t>Processor</w:t>
      </w:r>
      <w:r>
        <w:t xml:space="preserve">: Quad-core Cortex-A72 (ARM v8) 64-bit SoC @ 1.5 GHz. See </w:t>
      </w:r>
      <w:hyperlink r:id="rId18" w:history="1">
        <w:r>
          <w:rPr>
            <w:rStyle w:val="Heading5Char"/>
          </w:rPr>
          <w:t>Wikipedia page</w:t>
        </w:r>
      </w:hyperlink>
      <w:r>
        <w:t xml:space="preserve"> on the A72 for more details.</w:t>
      </w:r>
    </w:p>
    <w:p w14:paraId="4A2BC456" w14:textId="77777777" w:rsidR="00552964" w:rsidRDefault="000827D6">
      <w:pPr>
        <w:pStyle w:val="ListParagraph"/>
        <w:numPr>
          <w:ilvl w:val="0"/>
          <w:numId w:val="12"/>
        </w:numPr>
      </w:pPr>
      <w:r>
        <w:rPr>
          <w:b/>
        </w:rPr>
        <w:t>Memory</w:t>
      </w:r>
      <w:r>
        <w:t>: Accesses up to 8GB LPDDR4-2400 SDRAM (depending on model)</w:t>
      </w:r>
    </w:p>
    <w:p w14:paraId="0C17E2A0" w14:textId="77777777" w:rsidR="00552964" w:rsidRDefault="000827D6">
      <w:pPr>
        <w:pStyle w:val="ListParagraph"/>
        <w:numPr>
          <w:ilvl w:val="0"/>
          <w:numId w:val="12"/>
        </w:numPr>
      </w:pPr>
      <w:r>
        <w:rPr>
          <w:b/>
        </w:rPr>
        <w:t>Caches</w:t>
      </w:r>
      <w:r>
        <w:t>: 32 KB data + 48 KB instruction L1 cache per core. 1MB L2 cache.</w:t>
      </w:r>
    </w:p>
    <w:p w14:paraId="0B5DBD44" w14:textId="77777777" w:rsidR="00552964" w:rsidRDefault="000827D6">
      <w:pPr>
        <w:pStyle w:val="ListParagraph"/>
        <w:numPr>
          <w:ilvl w:val="0"/>
          <w:numId w:val="12"/>
        </w:numPr>
      </w:pPr>
      <w:r>
        <w:rPr>
          <w:b/>
        </w:rPr>
        <w:t>Multimedia</w:t>
      </w:r>
      <w:r>
        <w:t>: H.265 (4Kp60 decode); H.264 (1080p60 decode, 1080p30 encode); OpenGL ES, 3.0 graphics</w:t>
      </w:r>
    </w:p>
    <w:p w14:paraId="26328277" w14:textId="77777777" w:rsidR="00552964" w:rsidRDefault="000827D6">
      <w:pPr>
        <w:pStyle w:val="ListParagraph"/>
        <w:numPr>
          <w:ilvl w:val="0"/>
          <w:numId w:val="12"/>
        </w:numPr>
      </w:pPr>
      <w:r>
        <w:rPr>
          <w:b/>
        </w:rPr>
        <w:t>I/O</w:t>
      </w:r>
      <w:r>
        <w:t>: PCIe bus, onboard Ethernet port, 2 × DSI ports (only one exposed on Raspi 4B), 2 × CSI ports (only one exposed on Raspi 4B), up to 6 × I2C, up to 6 × UART (muxed with I2C), up to 6 × SPI (only five exposed on Raspi 4B), dual HDMI video output, composite video output.</w:t>
      </w:r>
    </w:p>
    <w:p w14:paraId="7AC3E1E0" w14:textId="77777777" w:rsidR="00552964" w:rsidRDefault="000827D6">
      <w:pPr>
        <w:pStyle w:val="Heading2"/>
        <w:spacing w:before="32" w:after="32"/>
      </w:pPr>
      <w:r>
        <w:t>Raspi OS</w:t>
      </w:r>
    </w:p>
    <w:p w14:paraId="47BD35A0" w14:textId="77777777" w:rsidR="00552964" w:rsidRDefault="000827D6">
      <w:pPr>
        <w:ind w:firstLine="480"/>
      </w:pPr>
      <w:r>
        <w:t>Raspi OS is the recommended operating system for normal use on a Raspi. It’s a free operating system based on Debian (Linux), optimised for the Raspi hardware. Raspi OS comes with over 35,000 packages: precompiled software bundled in a nice format for easy installation on your Raspi.</w:t>
      </w:r>
    </w:p>
    <w:p w14:paraId="40BF20A7" w14:textId="77777777" w:rsidR="00552964" w:rsidRDefault="000827D6">
      <w:pPr>
        <w:ind w:firstLine="480"/>
      </w:pPr>
      <w:r>
        <w:t>Raspi OS is a community project under active development, with an emphasis on improving the stability and performance of as many Debian packages as possible.</w:t>
      </w:r>
    </w:p>
    <w:p w14:paraId="7F548539" w14:textId="77777777" w:rsidR="00552964" w:rsidRDefault="000827D6">
      <w:pPr>
        <w:pStyle w:val="Heading1"/>
      </w:pPr>
      <w:r>
        <w:t>Experiment Steps</w:t>
      </w:r>
    </w:p>
    <w:p w14:paraId="6887E4C0" w14:textId="77777777" w:rsidR="00552964" w:rsidRDefault="000827D6">
      <w:pPr>
        <w:ind w:firstLine="480"/>
      </w:pPr>
      <w:r>
        <w:t>Now, let’s start the experiment step by step!</w:t>
      </w:r>
    </w:p>
    <w:p w14:paraId="405F7C22" w14:textId="77777777" w:rsidR="00552964" w:rsidRDefault="000827D6">
      <w:pPr>
        <w:pStyle w:val="Heading2"/>
        <w:spacing w:before="32" w:after="32"/>
      </w:pPr>
      <w:r>
        <w:t>Installing operating system images</w:t>
      </w:r>
    </w:p>
    <w:p w14:paraId="2A29EAC9" w14:textId="5EAE7BE3" w:rsidR="00552964" w:rsidRDefault="000827D6">
      <w:pPr>
        <w:ind w:firstLine="480"/>
      </w:pPr>
      <w:r>
        <w:t xml:space="preserve">In this part, we will install a Raspi operating system </w:t>
      </w:r>
      <w:del w:id="15" w:author="Zhang Jieyun" w:date="2021-05-17T17:21:00Z">
        <w:r w:rsidDel="004D3376">
          <w:delText xml:space="preserve">image </w:delText>
        </w:r>
      </w:del>
      <w:r>
        <w:t xml:space="preserve">on </w:t>
      </w:r>
      <w:del w:id="16" w:author="Zhang Jieyun" w:date="2021-05-17T17:22:00Z">
        <w:r w:rsidDel="004D3376">
          <w:delText xml:space="preserve">an </w:delText>
        </w:r>
      </w:del>
      <w:ins w:id="17" w:author="Zhang Jieyun" w:date="2021-05-17T17:22:00Z">
        <w:r w:rsidR="004D3376">
          <w:t xml:space="preserve">the given </w:t>
        </w:r>
      </w:ins>
      <w:r>
        <w:t xml:space="preserve">SD card. </w:t>
      </w:r>
      <w:ins w:id="18" w:author="Zhang Jieyun" w:date="2021-05-17T17:35:00Z">
        <w:r w:rsidR="005821A2">
          <w:t>In this step</w:t>
        </w:r>
        <w:r w:rsidR="00F91FC7">
          <w:t>, w</w:t>
        </w:r>
      </w:ins>
      <w:del w:id="19" w:author="Zhang Jieyun" w:date="2021-05-17T17:35:00Z">
        <w:r w:rsidDel="00F91FC7">
          <w:delText>W</w:delText>
        </w:r>
      </w:del>
      <w:r>
        <w:t>e will need a Window/Mac OS computer with an SD card reader</w:t>
      </w:r>
      <w:del w:id="20" w:author="Zhang Jieyun" w:date="2021-05-17T17:35:00Z">
        <w:r w:rsidDel="005821A2">
          <w:delText xml:space="preserve"> to install the image</w:delText>
        </w:r>
      </w:del>
      <w:r>
        <w:t>.</w:t>
      </w:r>
    </w:p>
    <w:p w14:paraId="2E29EC75" w14:textId="2DBA4917" w:rsidR="00C7518E" w:rsidRDefault="00C7518E" w:rsidP="00C7518E">
      <w:pPr>
        <w:pStyle w:val="ListParagraph"/>
        <w:numPr>
          <w:ilvl w:val="0"/>
          <w:numId w:val="14"/>
        </w:numPr>
        <w:rPr>
          <w:ins w:id="21" w:author="Zhang Jieyun" w:date="2021-05-17T17:37:00Z"/>
        </w:rPr>
      </w:pPr>
      <w:ins w:id="22" w:author="Zhang Jieyun" w:date="2021-05-17T17:37:00Z">
        <w:r>
          <w:t>Unzip the system image package “</w:t>
        </w:r>
        <w:r w:rsidRPr="00896D7D">
          <w:rPr>
            <w:b/>
          </w:rPr>
          <w:t>2021-03-04-raspios-buster-armhf-full.zip</w:t>
        </w:r>
        <w:r>
          <w:t>”.</w:t>
        </w:r>
      </w:ins>
    </w:p>
    <w:p w14:paraId="1961065E" w14:textId="77777777" w:rsidR="00C7518E" w:rsidRDefault="00C7518E" w:rsidP="00C7518E">
      <w:pPr>
        <w:pStyle w:val="ListParagraph"/>
        <w:ind w:left="420" w:firstLine="0"/>
        <w:jc w:val="center"/>
        <w:rPr>
          <w:ins w:id="23" w:author="Zhang Jieyun" w:date="2021-05-17T17:37:00Z"/>
        </w:rPr>
      </w:pPr>
      <w:ins w:id="24" w:author="Zhang Jieyun" w:date="2021-05-17T17:37:00Z">
        <w:r>
          <w:rPr>
            <w:noProof/>
          </w:rPr>
          <w:lastRenderedPageBreak/>
          <w:drawing>
            <wp:inline distT="0" distB="0" distL="0" distR="0" wp14:anchorId="7A1FFAF4" wp14:editId="37EB526F">
              <wp:extent cx="4032250" cy="850900"/>
              <wp:effectExtent l="0" t="0" r="6350" b="635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2250" cy="850900"/>
                      </a:xfrm>
                      <a:prstGeom prst="rect">
                        <a:avLst/>
                      </a:prstGeom>
                      <a:noFill/>
                      <a:ln>
                        <a:noFill/>
                      </a:ln>
                    </pic:spPr>
                  </pic:pic>
                </a:graphicData>
              </a:graphic>
            </wp:inline>
          </w:drawing>
        </w:r>
      </w:ins>
    </w:p>
    <w:p w14:paraId="2C95643B" w14:textId="77777777" w:rsidR="00C7518E" w:rsidRDefault="00C7518E" w:rsidP="00C7518E">
      <w:pPr>
        <w:ind w:firstLine="480"/>
        <w:rPr>
          <w:ins w:id="25" w:author="Zhang Jieyun" w:date="2021-05-17T17:38:00Z"/>
        </w:rPr>
      </w:pPr>
      <w:ins w:id="26" w:author="Zhang Jieyun" w:date="2021-05-17T17:37:00Z">
        <w:r>
          <w:t>Then, we will get the image file “</w:t>
        </w:r>
        <w:r w:rsidRPr="00896D7D">
          <w:rPr>
            <w:b/>
          </w:rPr>
          <w:t>2021-03-04-raspios-buster-armhf-full.img</w:t>
        </w:r>
        <w:r>
          <w:t>” in the new folder.</w:t>
        </w:r>
      </w:ins>
    </w:p>
    <w:p w14:paraId="3A3E1107" w14:textId="518313A4" w:rsidR="00C7518E" w:rsidRDefault="00C7518E" w:rsidP="00C7518E">
      <w:pPr>
        <w:ind w:firstLine="480"/>
        <w:rPr>
          <w:ins w:id="27" w:author="Zhang Jieyun" w:date="2021-05-17T17:37:00Z"/>
        </w:rPr>
      </w:pPr>
      <w:ins w:id="28" w:author="Zhang Jieyun" w:date="2021-05-17T17:38:00Z">
        <w:r w:rsidRPr="00C7518E">
          <w:rPr>
            <w:noProof/>
          </w:rPr>
          <w:t xml:space="preserve"> </w:t>
        </w:r>
        <w:r>
          <w:rPr>
            <w:noProof/>
          </w:rPr>
          <w:drawing>
            <wp:inline distT="0" distB="0" distL="0" distR="0" wp14:anchorId="35D4E8E0" wp14:editId="43F6A1AE">
              <wp:extent cx="3879850" cy="704850"/>
              <wp:effectExtent l="0" t="0" r="6350" b="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9850" cy="704850"/>
                      </a:xfrm>
                      <a:prstGeom prst="rect">
                        <a:avLst/>
                      </a:prstGeom>
                      <a:noFill/>
                      <a:ln>
                        <a:noFill/>
                      </a:ln>
                    </pic:spPr>
                  </pic:pic>
                </a:graphicData>
              </a:graphic>
            </wp:inline>
          </w:drawing>
        </w:r>
      </w:ins>
    </w:p>
    <w:p w14:paraId="2520F0F8" w14:textId="1A0070A6" w:rsidR="00552964" w:rsidDel="00F91FC7" w:rsidRDefault="00C7518E">
      <w:pPr>
        <w:ind w:firstLine="0"/>
        <w:rPr>
          <w:del w:id="29" w:author="Zhang Jieyun" w:date="2021-05-17T17:36:00Z"/>
        </w:rPr>
        <w:pPrChange w:id="30" w:author="Zhang Jieyun" w:date="2021-05-17T17:38:00Z">
          <w:pPr>
            <w:pStyle w:val="ListParagraph"/>
            <w:numPr>
              <w:numId w:val="14"/>
            </w:numPr>
            <w:ind w:left="420" w:hanging="420"/>
          </w:pPr>
        </w:pPrChange>
      </w:pPr>
      <w:ins w:id="31" w:author="Zhang Jieyun" w:date="2021-05-17T17:38:00Z">
        <w:r>
          <w:t xml:space="preserve">[Note: </w:t>
        </w:r>
      </w:ins>
      <w:del w:id="32" w:author="Zhang Jieyun" w:date="2021-05-17T17:33:00Z">
        <w:r w:rsidR="000827D6" w:rsidDel="005821A2">
          <w:delText xml:space="preserve">Connect an </w:delText>
        </w:r>
      </w:del>
      <w:del w:id="33" w:author="Zhang Jieyun" w:date="2021-05-17T17:36:00Z">
        <w:r w:rsidR="000827D6" w:rsidDel="00F91FC7">
          <w:delText xml:space="preserve">SD card reader </w:delText>
        </w:r>
      </w:del>
      <w:del w:id="34" w:author="Zhang Jieyun" w:date="2021-05-17T17:33:00Z">
        <w:r w:rsidR="000827D6" w:rsidDel="005821A2">
          <w:delText xml:space="preserve">with the </w:delText>
        </w:r>
      </w:del>
      <w:del w:id="35" w:author="Zhang Jieyun" w:date="2021-05-17T17:34:00Z">
        <w:r w:rsidR="000827D6" w:rsidDel="005821A2">
          <w:delText>SD card inside</w:delText>
        </w:r>
      </w:del>
      <w:del w:id="36" w:author="Zhang Jieyun" w:date="2021-05-17T17:36:00Z">
        <w:r w:rsidR="000827D6" w:rsidDel="00F91FC7">
          <w:delText>.</w:delText>
        </w:r>
      </w:del>
    </w:p>
    <w:p w14:paraId="7BC92CA9" w14:textId="7932A5E3" w:rsidR="00552964" w:rsidDel="00F91FC7" w:rsidRDefault="000827D6">
      <w:pPr>
        <w:ind w:firstLine="0"/>
        <w:rPr>
          <w:del w:id="37" w:author="Zhang Jieyun" w:date="2021-05-17T17:36:00Z"/>
        </w:rPr>
        <w:pPrChange w:id="38" w:author="Zhang Jieyun" w:date="2021-05-17T17:38:00Z">
          <w:pPr>
            <w:pStyle w:val="ListParagraph"/>
            <w:ind w:left="420" w:firstLine="0"/>
          </w:pPr>
        </w:pPrChange>
      </w:pPr>
      <w:del w:id="39" w:author="Zhang Jieyun" w:date="2021-05-17T17:36:00Z">
        <w:r w:rsidDel="00F91FC7">
          <w:delText>Make sure the SD card have enough space (&gt;8GB)</w:delText>
        </w:r>
      </w:del>
      <w:del w:id="40" w:author="Zhang Jieyun" w:date="2021-05-17T17:34:00Z">
        <w:r w:rsidDel="005821A2">
          <w:delText>.</w:delText>
        </w:r>
      </w:del>
    </w:p>
    <w:p w14:paraId="6FC3560A" w14:textId="5CB85635" w:rsidR="00552964" w:rsidRDefault="00896D7D">
      <w:pPr>
        <w:ind w:firstLine="0"/>
        <w:rPr>
          <w:rStyle w:val="Heading5Char"/>
          <w:rFonts w:eastAsiaTheme="minorEastAsia" w:cstheme="minorBidi"/>
          <w:b w:val="0"/>
          <w:bCs w:val="0"/>
          <w:i w:val="0"/>
          <w:color w:val="auto"/>
          <w:szCs w:val="22"/>
          <w:u w:val="none"/>
        </w:rPr>
        <w:pPrChange w:id="41" w:author="Zhang Jieyun" w:date="2021-05-17T17:38:00Z">
          <w:pPr>
            <w:pStyle w:val="ListParagraph"/>
            <w:numPr>
              <w:numId w:val="14"/>
            </w:numPr>
            <w:ind w:left="420" w:hanging="420"/>
          </w:pPr>
        </w:pPrChange>
      </w:pPr>
      <w:bookmarkStart w:id="42" w:name="_Ref71645572"/>
      <w:r>
        <w:t>If you haven’t the operating system image file (“</w:t>
      </w:r>
      <w:r w:rsidRPr="00896D7D">
        <w:rPr>
          <w:b/>
        </w:rPr>
        <w:t>2021-03-04-raspios-buster-armhf-full.zip</w:t>
      </w:r>
      <w:r>
        <w:t xml:space="preserve">”), </w:t>
      </w:r>
      <w:ins w:id="43" w:author="Zhang Jieyun" w:date="2021-05-17T17:40:00Z">
        <w:r w:rsidR="007F2E4A">
          <w:t xml:space="preserve">please </w:t>
        </w:r>
      </w:ins>
      <w:del w:id="44" w:author="Zhang Jieyun" w:date="2021-05-17T17:40:00Z">
        <w:r w:rsidDel="007F2E4A">
          <w:delText xml:space="preserve">you should </w:delText>
        </w:r>
      </w:del>
      <w:r>
        <w:t>d</w:t>
      </w:r>
      <w:r w:rsidR="000827D6">
        <w:t xml:space="preserve">ownload </w:t>
      </w:r>
      <w:r>
        <w:t xml:space="preserve">it </w:t>
      </w:r>
      <w:del w:id="45" w:author="Zhang Jieyun" w:date="2021-05-17T17:40:00Z">
        <w:r w:rsidDel="007F2E4A">
          <w:delText>first</w:delText>
        </w:r>
        <w:r w:rsidR="000827D6" w:rsidDel="007F2E4A">
          <w:delText xml:space="preserve"> </w:delText>
        </w:r>
      </w:del>
      <w:r w:rsidR="000827D6">
        <w:t xml:space="preserve">from </w:t>
      </w:r>
      <w:r w:rsidR="00FE25E9">
        <w:fldChar w:fldCharType="begin"/>
      </w:r>
      <w:r w:rsidR="00FE25E9">
        <w:instrText xml:space="preserve"> HYPERLINK "https://www.raspberrypi.org/software/operating-systems/" \l "raspberry-pi-os-32-bit" </w:instrText>
      </w:r>
      <w:r w:rsidR="00FE25E9">
        <w:fldChar w:fldCharType="separate"/>
      </w:r>
      <w:r w:rsidR="000827D6">
        <w:rPr>
          <w:rStyle w:val="Heading5Char"/>
        </w:rPr>
        <w:t>Raspi website</w:t>
      </w:r>
      <w:r w:rsidR="00FE25E9">
        <w:rPr>
          <w:rStyle w:val="Heading5Char"/>
        </w:rPr>
        <w:fldChar w:fldCharType="end"/>
      </w:r>
      <w:r w:rsidR="000827D6">
        <w:rPr>
          <w:rStyle w:val="Heading5Char"/>
        </w:rPr>
        <w:t>.</w:t>
      </w:r>
    </w:p>
    <w:p w14:paraId="33C8A735" w14:textId="01271F12" w:rsidR="00896D7D" w:rsidRDefault="000827D6" w:rsidP="00896D7D">
      <w:r>
        <w:t xml:space="preserve">There are three different versions. We select the </w:t>
      </w:r>
      <w:r>
        <w:rPr>
          <w:b/>
        </w:rPr>
        <w:t>Raspi OS with desktop and recommended software</w:t>
      </w:r>
      <w:r>
        <w:t xml:space="preserve"> in our experiments </w:t>
      </w:r>
      <w:ins w:id="46" w:author="Zhang Jieyun" w:date="2021-05-17T17:40:00Z">
        <w:r w:rsidR="00166B87">
          <w:t>which is</w:t>
        </w:r>
      </w:ins>
      <w:del w:id="47" w:author="Zhang Jieyun" w:date="2021-05-17T17:40:00Z">
        <w:r w:rsidDel="00166B87">
          <w:delText>as</w:delText>
        </w:r>
      </w:del>
      <w:r>
        <w:t xml:space="preserve"> highlighted as below.</w:t>
      </w:r>
    </w:p>
    <w:p w14:paraId="33C3738C" w14:textId="2F22947A" w:rsidR="00552964" w:rsidRDefault="000827D6" w:rsidP="00896D7D">
      <w:pPr>
        <w:ind w:firstLine="0"/>
        <w:jc w:val="center"/>
      </w:pPr>
      <w:r>
        <w:rPr>
          <w:noProof/>
        </w:rPr>
        <w:drawing>
          <wp:inline distT="0" distB="0" distL="0" distR="0" wp14:anchorId="7698A7B5" wp14:editId="54DE4B4B">
            <wp:extent cx="5149850" cy="2811271"/>
            <wp:effectExtent l="0" t="0" r="0" b="8255"/>
            <wp:docPr id="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3305" cy="2813157"/>
                    </a:xfrm>
                    <a:prstGeom prst="rect">
                      <a:avLst/>
                    </a:prstGeom>
                    <a:noFill/>
                    <a:ln>
                      <a:noFill/>
                    </a:ln>
                  </pic:spPr>
                </pic:pic>
              </a:graphicData>
            </a:graphic>
          </wp:inline>
        </w:drawing>
      </w:r>
      <w:ins w:id="48" w:author="Zhang Jieyun" w:date="2021-05-17T17:39:00Z">
        <w:r w:rsidR="00C7518E">
          <w:t>]</w:t>
        </w:r>
      </w:ins>
    </w:p>
    <w:p w14:paraId="6C348CC9" w14:textId="59FAB1FF" w:rsidR="00552964" w:rsidDel="00C7518E" w:rsidRDefault="000827D6">
      <w:pPr>
        <w:pStyle w:val="ListParagraph"/>
        <w:numPr>
          <w:ilvl w:val="0"/>
          <w:numId w:val="14"/>
        </w:numPr>
        <w:rPr>
          <w:del w:id="49" w:author="Zhang Jieyun" w:date="2021-05-17T17:37:00Z"/>
        </w:rPr>
      </w:pPr>
      <w:del w:id="50" w:author="Zhang Jieyun" w:date="2021-05-17T17:37:00Z">
        <w:r w:rsidDel="00C7518E">
          <w:delText>Unzip the system image package “</w:delText>
        </w:r>
        <w:r w:rsidRPr="00896D7D" w:rsidDel="00C7518E">
          <w:rPr>
            <w:b/>
          </w:rPr>
          <w:delText>2021-03-04-raspios-buster-armhf-full.zip</w:delText>
        </w:r>
        <w:r w:rsidDel="00C7518E">
          <w:delText>”</w:delText>
        </w:r>
        <w:bookmarkEnd w:id="42"/>
        <w:r w:rsidDel="00C7518E">
          <w:delText>.</w:delText>
        </w:r>
      </w:del>
    </w:p>
    <w:p w14:paraId="3709ED70" w14:textId="1710B1D6" w:rsidR="00552964" w:rsidDel="00C7518E" w:rsidRDefault="000827D6">
      <w:pPr>
        <w:pStyle w:val="ListParagraph"/>
        <w:ind w:left="420" w:firstLine="0"/>
        <w:jc w:val="center"/>
        <w:rPr>
          <w:del w:id="51" w:author="Zhang Jieyun" w:date="2021-05-17T17:37:00Z"/>
        </w:rPr>
      </w:pPr>
      <w:del w:id="52" w:author="Zhang Jieyun" w:date="2021-05-17T17:37:00Z">
        <w:r w:rsidDel="00C7518E">
          <w:rPr>
            <w:noProof/>
          </w:rPr>
          <w:drawing>
            <wp:inline distT="0" distB="0" distL="0" distR="0" wp14:anchorId="579BE9B7" wp14:editId="1361F73C">
              <wp:extent cx="4032250" cy="850900"/>
              <wp:effectExtent l="0" t="0" r="6350" b="635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2250" cy="850900"/>
                      </a:xfrm>
                      <a:prstGeom prst="rect">
                        <a:avLst/>
                      </a:prstGeom>
                      <a:noFill/>
                      <a:ln>
                        <a:noFill/>
                      </a:ln>
                    </pic:spPr>
                  </pic:pic>
                </a:graphicData>
              </a:graphic>
            </wp:inline>
          </w:drawing>
        </w:r>
      </w:del>
    </w:p>
    <w:p w14:paraId="12E6A341" w14:textId="7F31A23D" w:rsidR="00552964" w:rsidDel="00C7518E" w:rsidRDefault="000827D6">
      <w:pPr>
        <w:ind w:firstLine="480"/>
        <w:rPr>
          <w:del w:id="53" w:author="Zhang Jieyun" w:date="2021-05-17T17:37:00Z"/>
        </w:rPr>
      </w:pPr>
      <w:del w:id="54" w:author="Zhang Jieyun" w:date="2021-05-17T17:37:00Z">
        <w:r w:rsidDel="00C7518E">
          <w:delText>Then, we will get the image file “</w:delText>
        </w:r>
        <w:r w:rsidRPr="00896D7D" w:rsidDel="00C7518E">
          <w:rPr>
            <w:b/>
          </w:rPr>
          <w:delText>2021-03-04-raspios-buster-armhf-full.img</w:delText>
        </w:r>
        <w:r w:rsidDel="00C7518E">
          <w:delText xml:space="preserve">” in the </w:delText>
        </w:r>
        <w:r w:rsidR="00896D7D" w:rsidDel="00C7518E">
          <w:delText>new</w:delText>
        </w:r>
        <w:r w:rsidDel="00C7518E">
          <w:delText xml:space="preserve"> folder.</w:delText>
        </w:r>
      </w:del>
    </w:p>
    <w:p w14:paraId="3511A59E" w14:textId="336A832A" w:rsidR="00552964" w:rsidRDefault="000827D6">
      <w:pPr>
        <w:pStyle w:val="ListParagraph"/>
        <w:ind w:left="420" w:firstLine="0"/>
        <w:jc w:val="center"/>
        <w:rPr>
          <w:ins w:id="55" w:author="Zhang Jieyun" w:date="2021-05-17T17:37:00Z"/>
        </w:rPr>
      </w:pPr>
      <w:del w:id="56" w:author="Zhang Jieyun" w:date="2021-05-17T17:38:00Z">
        <w:r w:rsidDel="00C7518E">
          <w:rPr>
            <w:noProof/>
          </w:rPr>
          <w:drawing>
            <wp:inline distT="0" distB="0" distL="0" distR="0" wp14:anchorId="305685E6" wp14:editId="025B9EE0">
              <wp:extent cx="3879850" cy="704850"/>
              <wp:effectExtent l="0" t="0" r="635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9850" cy="704850"/>
                      </a:xfrm>
                      <a:prstGeom prst="rect">
                        <a:avLst/>
                      </a:prstGeom>
                      <a:noFill/>
                      <a:ln>
                        <a:noFill/>
                      </a:ln>
                    </pic:spPr>
                  </pic:pic>
                </a:graphicData>
              </a:graphic>
            </wp:inline>
          </w:drawing>
        </w:r>
      </w:del>
    </w:p>
    <w:p w14:paraId="03BAF885" w14:textId="07FA34C5" w:rsidR="00F91FC7" w:rsidRDefault="00F91FC7" w:rsidP="00F91FC7">
      <w:pPr>
        <w:pStyle w:val="ListParagraph"/>
        <w:numPr>
          <w:ilvl w:val="0"/>
          <w:numId w:val="14"/>
        </w:numPr>
        <w:rPr>
          <w:ins w:id="57" w:author="Zhang Jieyun" w:date="2021-05-17T17:37:00Z"/>
        </w:rPr>
      </w:pPr>
      <w:ins w:id="58" w:author="Zhang Jieyun" w:date="2021-05-17T17:37:00Z">
        <w:r>
          <w:t>Insert the given SD card</w:t>
        </w:r>
        <w:r w:rsidDel="005821A2">
          <w:t xml:space="preserve"> </w:t>
        </w:r>
        <w:r>
          <w:t>into the SD card reader</w:t>
        </w:r>
      </w:ins>
      <w:ins w:id="59" w:author="Zhang Jieyun" w:date="2021-05-17T17:46:00Z">
        <w:r w:rsidR="00C33AE1">
          <w:t>, and insert them in</w:t>
        </w:r>
      </w:ins>
      <w:ins w:id="60" w:author="Zhang Jieyun" w:date="2021-05-17T17:47:00Z">
        <w:r w:rsidR="00C33AE1">
          <w:t xml:space="preserve">to the computer </w:t>
        </w:r>
      </w:ins>
      <w:ins w:id="61" w:author="Zhang Jieyun" w:date="2021-05-17T17:48:00Z">
        <w:r w:rsidR="00F8493F">
          <w:t xml:space="preserve">through the </w:t>
        </w:r>
      </w:ins>
      <w:ins w:id="62" w:author="Zhang Jieyun" w:date="2021-05-17T17:50:00Z">
        <w:r w:rsidR="00721E76">
          <w:t>USB interface.</w:t>
        </w:r>
      </w:ins>
    </w:p>
    <w:p w14:paraId="36DCB5BF" w14:textId="77777777" w:rsidR="00F91FC7" w:rsidRDefault="00F91FC7" w:rsidP="00F91FC7">
      <w:pPr>
        <w:pStyle w:val="ListParagraph"/>
        <w:ind w:left="420" w:firstLine="0"/>
        <w:rPr>
          <w:ins w:id="63" w:author="Zhang Jieyun" w:date="2021-05-17T17:37:00Z"/>
        </w:rPr>
      </w:pPr>
      <w:ins w:id="64" w:author="Zhang Jieyun" w:date="2021-05-17T17:37:00Z">
        <w:r>
          <w:t>(Note: Make sure the SD card have enough space (&gt;8GB))</w:t>
        </w:r>
      </w:ins>
    </w:p>
    <w:p w14:paraId="1A2E77E9" w14:textId="77777777" w:rsidR="00F91FC7" w:rsidRPr="00F91FC7" w:rsidRDefault="00F91FC7">
      <w:pPr>
        <w:pStyle w:val="ListParagraph"/>
        <w:ind w:left="420" w:firstLine="0"/>
        <w:jc w:val="center"/>
      </w:pPr>
    </w:p>
    <w:p w14:paraId="010B704D" w14:textId="169B262B" w:rsidR="00552964" w:rsidRDefault="00166B87">
      <w:pPr>
        <w:pStyle w:val="ListParagraph"/>
        <w:numPr>
          <w:ilvl w:val="0"/>
          <w:numId w:val="14"/>
        </w:numPr>
      </w:pPr>
      <w:ins w:id="65" w:author="Zhang Jieyun" w:date="2021-05-17T17:41:00Z">
        <w:r>
          <w:t>Click on this link:</w:t>
        </w:r>
      </w:ins>
      <w:del w:id="66" w:author="Zhang Jieyun" w:date="2021-05-17T17:41:00Z">
        <w:r w:rsidR="000827D6" w:rsidDel="00166B87">
          <w:delText>Download the latest version of</w:delText>
        </w:r>
      </w:del>
      <w:r w:rsidR="000827D6">
        <w:t> </w:t>
      </w:r>
      <w:hyperlink r:id="rId22" w:history="1">
        <w:r w:rsidR="000827D6">
          <w:rPr>
            <w:rStyle w:val="Heading5Char"/>
          </w:rPr>
          <w:t>Raspberry Pi Imager</w:t>
        </w:r>
      </w:hyperlink>
      <w:r w:rsidR="000827D6">
        <w:t> </w:t>
      </w:r>
      <w:ins w:id="67" w:author="Zhang Jieyun" w:date="2021-05-17T17:41:00Z">
        <w:r>
          <w:t>,</w:t>
        </w:r>
        <w:r w:rsidRPr="00166B87">
          <w:t xml:space="preserve"> </w:t>
        </w:r>
        <w:r>
          <w:t>Download the latest version of</w:t>
        </w:r>
      </w:ins>
      <w:ins w:id="68" w:author="Zhang Jieyun" w:date="2021-05-17T17:42:00Z">
        <w:r w:rsidR="004310E3">
          <w:t xml:space="preserve"> </w:t>
        </w:r>
        <w:r>
          <w:t>Raspberry Pi Imager</w:t>
        </w:r>
      </w:ins>
      <w:ins w:id="69" w:author="Zhang Jieyun" w:date="2021-05-17T17:41:00Z">
        <w:r>
          <w:t xml:space="preserve"> </w:t>
        </w:r>
      </w:ins>
      <w:r w:rsidR="000827D6">
        <w:t>and install it.</w:t>
      </w:r>
      <w:del w:id="70" w:author="Zhang Jieyun" w:date="2021-05-17T17:36:00Z">
        <w:r w:rsidR="00742A8F" w:rsidDel="00F91FC7">
          <w:rPr>
            <w:rFonts w:hint="eastAsia"/>
          </w:rPr>
          <w:delText>（</w:delText>
        </w:r>
        <w:r w:rsidR="00742A8F" w:rsidRPr="0081276D" w:rsidDel="00F91FC7">
          <w:rPr>
            <w:rFonts w:hint="eastAsia"/>
            <w:highlight w:val="yellow"/>
          </w:rPr>
          <w:delText>在哪安装？</w:delText>
        </w:r>
        <w:r w:rsidR="00742A8F" w:rsidDel="00F91FC7">
          <w:rPr>
            <w:rFonts w:hint="eastAsia"/>
          </w:rPr>
          <w:delText>）</w:delText>
        </w:r>
      </w:del>
    </w:p>
    <w:p w14:paraId="2EDFDB8B" w14:textId="32EC56D1" w:rsidR="00552964" w:rsidRDefault="000827D6">
      <w:pPr>
        <w:pStyle w:val="ListParagraph"/>
        <w:ind w:left="420" w:firstLine="0"/>
      </w:pPr>
      <w:r>
        <w:t xml:space="preserve">If you are using window computer, selecting </w:t>
      </w:r>
      <w:r>
        <w:rPr>
          <w:rStyle w:val="TitleChar"/>
          <w:rFonts w:eastAsiaTheme="minorEastAsia"/>
        </w:rPr>
        <w:t>Download for Windows</w:t>
      </w:r>
      <w:r>
        <w:t xml:space="preserve"> as below.</w:t>
      </w:r>
      <w:ins w:id="71" w:author="Zhang Jieyun" w:date="2021-05-17T17:44:00Z">
        <w:r w:rsidR="004310E3">
          <w:t xml:space="preserve"> Otherwise, choose according to the computer system you actually use.</w:t>
        </w:r>
      </w:ins>
    </w:p>
    <w:p w14:paraId="5CF6255C" w14:textId="77777777" w:rsidR="00552964" w:rsidRDefault="000827D6">
      <w:pPr>
        <w:ind w:firstLine="0"/>
        <w:jc w:val="center"/>
      </w:pPr>
      <w:r>
        <w:rPr>
          <w:noProof/>
        </w:rPr>
        <w:lastRenderedPageBreak/>
        <w:drawing>
          <wp:inline distT="0" distB="0" distL="0" distR="0" wp14:anchorId="0FEAB472" wp14:editId="3A192E51">
            <wp:extent cx="5270500" cy="2628900"/>
            <wp:effectExtent l="0" t="0" r="635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2628900"/>
                    </a:xfrm>
                    <a:prstGeom prst="rect">
                      <a:avLst/>
                    </a:prstGeom>
                    <a:noFill/>
                    <a:ln>
                      <a:noFill/>
                    </a:ln>
                  </pic:spPr>
                </pic:pic>
              </a:graphicData>
            </a:graphic>
          </wp:inline>
        </w:drawing>
      </w:r>
    </w:p>
    <w:p w14:paraId="6A0412CC" w14:textId="294786D2" w:rsidR="00552964" w:rsidRDefault="001127CB">
      <w:pPr>
        <w:pStyle w:val="ListParagraph"/>
        <w:numPr>
          <w:ilvl w:val="0"/>
          <w:numId w:val="14"/>
        </w:numPr>
      </w:pPr>
      <w:ins w:id="72" w:author="Zhang Jieyun" w:date="2021-05-17T17:46:00Z">
        <w:r>
          <w:t>After the download, o</w:t>
        </w:r>
      </w:ins>
      <w:del w:id="73" w:author="Zhang Jieyun" w:date="2021-05-17T17:46:00Z">
        <w:r w:rsidR="000827D6" w:rsidDel="001127CB">
          <w:delText>O</w:delText>
        </w:r>
      </w:del>
      <w:r w:rsidR="000827D6">
        <w:t xml:space="preserve">pen Raspberry Pi Imager, click </w:t>
      </w:r>
      <w:r w:rsidR="000827D6">
        <w:rPr>
          <w:rStyle w:val="TitleChar"/>
          <w:rFonts w:eastAsiaTheme="minorEastAsia"/>
        </w:rPr>
        <w:t>CHOOSE OS</w:t>
      </w:r>
      <w:r w:rsidR="000827D6">
        <w:t>.</w:t>
      </w:r>
    </w:p>
    <w:p w14:paraId="3952127F" w14:textId="77777777" w:rsidR="00552964" w:rsidRDefault="000827D6">
      <w:pPr>
        <w:ind w:firstLine="0"/>
        <w:jc w:val="center"/>
      </w:pPr>
      <w:r>
        <w:rPr>
          <w:noProof/>
        </w:rPr>
        <w:drawing>
          <wp:inline distT="0" distB="0" distL="0" distR="0" wp14:anchorId="7312AD0B" wp14:editId="2E85741C">
            <wp:extent cx="3270250" cy="2184400"/>
            <wp:effectExtent l="0" t="0" r="6350" b="635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0250" cy="2184400"/>
                    </a:xfrm>
                    <a:prstGeom prst="rect">
                      <a:avLst/>
                    </a:prstGeom>
                    <a:noFill/>
                    <a:ln>
                      <a:noFill/>
                    </a:ln>
                  </pic:spPr>
                </pic:pic>
              </a:graphicData>
            </a:graphic>
          </wp:inline>
        </w:drawing>
      </w:r>
    </w:p>
    <w:p w14:paraId="1C9C6BAE" w14:textId="77777777" w:rsidR="00552964" w:rsidRDefault="000827D6">
      <w:pPr>
        <w:pStyle w:val="ListParagraph"/>
        <w:numPr>
          <w:ilvl w:val="0"/>
          <w:numId w:val="14"/>
        </w:numPr>
      </w:pPr>
      <w:r>
        <w:t xml:space="preserve">Click </w:t>
      </w:r>
      <w:r>
        <w:rPr>
          <w:rStyle w:val="TitleChar"/>
          <w:rFonts w:eastAsiaTheme="minorEastAsia"/>
        </w:rPr>
        <w:t>Use custom</w:t>
      </w:r>
      <w:r>
        <w:t xml:space="preserve"> button at the bottom of the drop down box.</w:t>
      </w:r>
    </w:p>
    <w:p w14:paraId="37DBA803" w14:textId="77777777" w:rsidR="00552964" w:rsidRDefault="000827D6">
      <w:pPr>
        <w:ind w:firstLine="0"/>
        <w:jc w:val="center"/>
      </w:pPr>
      <w:r>
        <w:rPr>
          <w:noProof/>
        </w:rPr>
        <w:drawing>
          <wp:inline distT="0" distB="0" distL="0" distR="0" wp14:anchorId="50C42C6A" wp14:editId="10E8BAF9">
            <wp:extent cx="3276600" cy="2165350"/>
            <wp:effectExtent l="0" t="0" r="0" b="635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76600" cy="2165350"/>
                    </a:xfrm>
                    <a:prstGeom prst="rect">
                      <a:avLst/>
                    </a:prstGeom>
                    <a:noFill/>
                    <a:ln>
                      <a:noFill/>
                    </a:ln>
                  </pic:spPr>
                </pic:pic>
              </a:graphicData>
            </a:graphic>
          </wp:inline>
        </w:drawing>
      </w:r>
    </w:p>
    <w:p w14:paraId="00C93E9B" w14:textId="24C71D45" w:rsidR="00552964" w:rsidRDefault="000827D6">
      <w:pPr>
        <w:pStyle w:val="ListParagraph"/>
        <w:numPr>
          <w:ilvl w:val="0"/>
          <w:numId w:val="14"/>
        </w:numPr>
      </w:pPr>
      <w:r>
        <w:t>Select image file “</w:t>
      </w:r>
      <w:r w:rsidRPr="00896D7D">
        <w:rPr>
          <w:b/>
        </w:rPr>
        <w:t>2021-03-04-raspios-buster-armhf-full.img</w:t>
      </w:r>
      <w:r>
        <w:t xml:space="preserve">” obtained in step </w:t>
      </w:r>
      <w:r>
        <w:fldChar w:fldCharType="begin"/>
      </w:r>
      <w:r>
        <w:instrText xml:space="preserve"> REF _Ref71645572 \r \h </w:instrText>
      </w:r>
      <w:r>
        <w:fldChar w:fldCharType="separate"/>
      </w:r>
      <w:ins w:id="74" w:author="Zhang Jieyun" w:date="2021-05-17T17:51:00Z">
        <w:r w:rsidR="00721E76">
          <w:t>1</w:t>
        </w:r>
      </w:ins>
      <w:del w:id="75" w:author="Zhang Jieyun" w:date="2021-05-17T17:51:00Z">
        <w:r w:rsidDel="00721E76">
          <w:delText>2</w:delText>
        </w:r>
      </w:del>
      <w:r>
        <w:t>)</w:t>
      </w:r>
      <w:r>
        <w:fldChar w:fldCharType="end"/>
      </w:r>
      <w:r>
        <w:t xml:space="preserve">, then click </w:t>
      </w:r>
      <w:r>
        <w:rPr>
          <w:rStyle w:val="TitleChar"/>
          <w:rFonts w:eastAsiaTheme="minorEastAsia"/>
        </w:rPr>
        <w:t>Open</w:t>
      </w:r>
      <w:r>
        <w:t>.</w:t>
      </w:r>
    </w:p>
    <w:p w14:paraId="437366AC" w14:textId="77777777" w:rsidR="00552964" w:rsidRDefault="000827D6">
      <w:pPr>
        <w:ind w:firstLine="0"/>
        <w:jc w:val="center"/>
      </w:pPr>
      <w:r>
        <w:rPr>
          <w:noProof/>
        </w:rPr>
        <w:lastRenderedPageBreak/>
        <w:drawing>
          <wp:inline distT="0" distB="0" distL="0" distR="0" wp14:anchorId="4B599B7A" wp14:editId="47AE79ED">
            <wp:extent cx="3200400" cy="2171700"/>
            <wp:effectExtent l="0" t="0" r="0" b="0"/>
            <wp:docPr id="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2171700"/>
                    </a:xfrm>
                    <a:prstGeom prst="rect">
                      <a:avLst/>
                    </a:prstGeom>
                    <a:noFill/>
                    <a:ln>
                      <a:noFill/>
                    </a:ln>
                  </pic:spPr>
                </pic:pic>
              </a:graphicData>
            </a:graphic>
          </wp:inline>
        </w:drawing>
      </w:r>
    </w:p>
    <w:p w14:paraId="3D36AE53" w14:textId="77777777" w:rsidR="00552964" w:rsidRDefault="000827D6">
      <w:pPr>
        <w:pStyle w:val="ListParagraph"/>
        <w:numPr>
          <w:ilvl w:val="0"/>
          <w:numId w:val="14"/>
        </w:numPr>
      </w:pPr>
      <w:r>
        <w:t xml:space="preserve">Click </w:t>
      </w:r>
      <w:r>
        <w:rPr>
          <w:rStyle w:val="TitleChar"/>
          <w:rFonts w:eastAsiaTheme="minorEastAsia"/>
        </w:rPr>
        <w:t>CHOOSE STORAGE</w:t>
      </w:r>
      <w:r>
        <w:t xml:space="preserve"> and select </w:t>
      </w:r>
      <w:r>
        <w:rPr>
          <w:rStyle w:val="TitleChar"/>
          <w:rFonts w:eastAsiaTheme="minorEastAsia"/>
        </w:rPr>
        <w:t>Mass Storage Device USB Device</w:t>
      </w:r>
    </w:p>
    <w:p w14:paraId="75CA8349" w14:textId="77777777" w:rsidR="00552964" w:rsidRDefault="000827D6">
      <w:pPr>
        <w:ind w:firstLine="0"/>
        <w:jc w:val="center"/>
      </w:pPr>
      <w:r>
        <w:rPr>
          <w:noProof/>
        </w:rPr>
        <w:drawing>
          <wp:inline distT="0" distB="0" distL="0" distR="0" wp14:anchorId="0B885470" wp14:editId="081C1047">
            <wp:extent cx="3257550" cy="2165350"/>
            <wp:effectExtent l="0" t="0" r="0" b="635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57550" cy="2165350"/>
                    </a:xfrm>
                    <a:prstGeom prst="rect">
                      <a:avLst/>
                    </a:prstGeom>
                    <a:noFill/>
                    <a:ln>
                      <a:noFill/>
                    </a:ln>
                  </pic:spPr>
                </pic:pic>
              </a:graphicData>
            </a:graphic>
          </wp:inline>
        </w:drawing>
      </w:r>
      <w:r>
        <w:rPr>
          <w:noProof/>
        </w:rPr>
        <w:drawing>
          <wp:inline distT="0" distB="0" distL="0" distR="0" wp14:anchorId="37A92120" wp14:editId="6E689E57">
            <wp:extent cx="3270250" cy="2165350"/>
            <wp:effectExtent l="0" t="0" r="6350" b="635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0250" cy="2165350"/>
                    </a:xfrm>
                    <a:prstGeom prst="rect">
                      <a:avLst/>
                    </a:prstGeom>
                    <a:noFill/>
                    <a:ln>
                      <a:noFill/>
                    </a:ln>
                  </pic:spPr>
                </pic:pic>
              </a:graphicData>
            </a:graphic>
          </wp:inline>
        </w:drawing>
      </w:r>
    </w:p>
    <w:p w14:paraId="751B7F41" w14:textId="77777777" w:rsidR="00552964" w:rsidRDefault="000827D6">
      <w:pPr>
        <w:pStyle w:val="ListParagraph"/>
        <w:numPr>
          <w:ilvl w:val="0"/>
          <w:numId w:val="14"/>
        </w:numPr>
      </w:pPr>
      <w:r>
        <w:t xml:space="preserve">Click </w:t>
      </w:r>
      <w:r>
        <w:rPr>
          <w:rStyle w:val="TitleChar"/>
          <w:rFonts w:eastAsiaTheme="minorEastAsia"/>
        </w:rPr>
        <w:t>WRITE</w:t>
      </w:r>
      <w:r>
        <w:t xml:space="preserve"> and select </w:t>
      </w:r>
      <w:r>
        <w:rPr>
          <w:rStyle w:val="TitleChar"/>
          <w:rFonts w:eastAsiaTheme="minorEastAsia"/>
        </w:rPr>
        <w:t>YES</w:t>
      </w:r>
      <w:r>
        <w:t xml:space="preserve"> in the pop-up warning window, then wait for writing finish!</w:t>
      </w:r>
    </w:p>
    <w:p w14:paraId="3AEDC4A5" w14:textId="77777777" w:rsidR="00552964" w:rsidRDefault="000827D6" w:rsidP="001B0057">
      <w:pPr>
        <w:pStyle w:val="NoSpacing"/>
      </w:pPr>
      <w:r>
        <w:t>The writing procedure would consume 10-30 minutes.</w:t>
      </w:r>
    </w:p>
    <w:p w14:paraId="4E9DB44C" w14:textId="77777777" w:rsidR="00552964" w:rsidRDefault="000827D6">
      <w:pPr>
        <w:ind w:firstLine="0"/>
        <w:jc w:val="center"/>
      </w:pPr>
      <w:r>
        <w:rPr>
          <w:noProof/>
        </w:rPr>
        <w:lastRenderedPageBreak/>
        <w:drawing>
          <wp:inline distT="0" distB="0" distL="0" distR="0" wp14:anchorId="3E8F6804" wp14:editId="1E963766">
            <wp:extent cx="3270250" cy="2165350"/>
            <wp:effectExtent l="0" t="0" r="6350" b="635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0250" cy="2165350"/>
                    </a:xfrm>
                    <a:prstGeom prst="rect">
                      <a:avLst/>
                    </a:prstGeom>
                    <a:noFill/>
                    <a:ln>
                      <a:noFill/>
                    </a:ln>
                  </pic:spPr>
                </pic:pic>
              </a:graphicData>
            </a:graphic>
          </wp:inline>
        </w:drawing>
      </w:r>
    </w:p>
    <w:p w14:paraId="131AB6F5" w14:textId="77777777" w:rsidR="00552964" w:rsidRDefault="000827D6">
      <w:pPr>
        <w:ind w:firstLine="0"/>
        <w:jc w:val="center"/>
      </w:pPr>
      <w:r>
        <w:rPr>
          <w:noProof/>
        </w:rPr>
        <w:drawing>
          <wp:inline distT="0" distB="0" distL="0" distR="0" wp14:anchorId="03D804A6" wp14:editId="1136F773">
            <wp:extent cx="2533650" cy="1022350"/>
            <wp:effectExtent l="0" t="0" r="0" b="635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3650" cy="1022350"/>
                    </a:xfrm>
                    <a:prstGeom prst="rect">
                      <a:avLst/>
                    </a:prstGeom>
                    <a:noFill/>
                    <a:ln>
                      <a:noFill/>
                    </a:ln>
                  </pic:spPr>
                </pic:pic>
              </a:graphicData>
            </a:graphic>
          </wp:inline>
        </w:drawing>
      </w:r>
    </w:p>
    <w:p w14:paraId="02E98556" w14:textId="04B2B4E9" w:rsidR="00552964" w:rsidRDefault="000827D6">
      <w:pPr>
        <w:pStyle w:val="ListParagraph"/>
        <w:numPr>
          <w:ilvl w:val="0"/>
          <w:numId w:val="14"/>
        </w:numPr>
      </w:pPr>
      <w:r>
        <w:t xml:space="preserve">Click </w:t>
      </w:r>
      <w:r>
        <w:rPr>
          <w:rStyle w:val="TitleChar"/>
          <w:rFonts w:eastAsiaTheme="minorEastAsia"/>
        </w:rPr>
        <w:t>CONTINUE</w:t>
      </w:r>
      <w:r>
        <w:t xml:space="preserve"> and close Raspberry Pi Imager</w:t>
      </w:r>
      <w:ins w:id="76" w:author="Zhang Jieyun" w:date="2021-05-17T17:52:00Z">
        <w:r w:rsidR="00721E76">
          <w:t>,</w:t>
        </w:r>
      </w:ins>
      <w:del w:id="77" w:author="Zhang Jieyun" w:date="2021-05-17T17:51:00Z">
        <w:r w:rsidDel="00721E76">
          <w:delText>,</w:delText>
        </w:r>
      </w:del>
      <w:r>
        <w:t xml:space="preserve"> </w:t>
      </w:r>
      <w:ins w:id="78" w:author="Zhang Jieyun" w:date="2021-05-17T17:52:00Z">
        <w:r w:rsidR="00721E76">
          <w:t>then</w:t>
        </w:r>
      </w:ins>
      <w:del w:id="79" w:author="Zhang Jieyun" w:date="2021-05-17T17:52:00Z">
        <w:r w:rsidDel="00721E76">
          <w:delText>and</w:delText>
        </w:r>
      </w:del>
      <w:r>
        <w:t xml:space="preserve"> remove SD card reader from computer.</w:t>
      </w:r>
    </w:p>
    <w:p w14:paraId="53ACEDC9" w14:textId="77777777" w:rsidR="00552964" w:rsidRDefault="000827D6">
      <w:pPr>
        <w:ind w:firstLine="0"/>
        <w:jc w:val="center"/>
      </w:pPr>
      <w:r>
        <w:rPr>
          <w:noProof/>
        </w:rPr>
        <w:drawing>
          <wp:inline distT="0" distB="0" distL="0" distR="0" wp14:anchorId="04BFB186" wp14:editId="490A24BE">
            <wp:extent cx="3276600" cy="2165350"/>
            <wp:effectExtent l="0" t="0" r="0" b="6350"/>
            <wp:docPr id="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6600" cy="2165350"/>
                    </a:xfrm>
                    <a:prstGeom prst="rect">
                      <a:avLst/>
                    </a:prstGeom>
                    <a:noFill/>
                    <a:ln>
                      <a:noFill/>
                    </a:ln>
                  </pic:spPr>
                </pic:pic>
              </a:graphicData>
            </a:graphic>
          </wp:inline>
        </w:drawing>
      </w:r>
    </w:p>
    <w:p w14:paraId="2C2B250B" w14:textId="77777777" w:rsidR="00552964" w:rsidRDefault="000827D6">
      <w:pPr>
        <w:pStyle w:val="Heading2"/>
        <w:spacing w:before="32" w:after="32"/>
      </w:pPr>
      <w:r>
        <w:t>Connect Hardware</w:t>
      </w:r>
    </w:p>
    <w:p w14:paraId="0E38EC7E" w14:textId="77777777" w:rsidR="00552964" w:rsidRDefault="000827D6" w:rsidP="00896D7D">
      <w:r>
        <w:t>Before connecting hardware, we’d better install the acrylic case for Raspi to prevent static electricity from damaging the Raspi board.</w:t>
      </w:r>
    </w:p>
    <w:p w14:paraId="38D55AEA" w14:textId="77777777" w:rsidR="00552964" w:rsidRDefault="000827D6">
      <w:pPr>
        <w:pStyle w:val="Warning"/>
      </w:pPr>
      <w:r>
        <w:t xml:space="preserve">Warning: Never use you hand touch Pins of Raspi directly. </w:t>
      </w:r>
    </w:p>
    <w:p w14:paraId="6C0DA53D" w14:textId="637CEA28" w:rsidR="00552964" w:rsidRDefault="000827D6">
      <w:pPr>
        <w:pStyle w:val="ListParagraph"/>
        <w:numPr>
          <w:ilvl w:val="0"/>
          <w:numId w:val="16"/>
        </w:numPr>
      </w:pPr>
      <w:r>
        <w:t>Connect Raspi Board, Power, HDMI Screen, Network, Keyboard and Mouse</w:t>
      </w:r>
      <w:ins w:id="80" w:author="Zhang Jieyun" w:date="2021-05-17T17:55:00Z">
        <w:r w:rsidR="008C377A">
          <w:t xml:space="preserve"> as the following figure.</w:t>
        </w:r>
      </w:ins>
    </w:p>
    <w:p w14:paraId="6288F405" w14:textId="77777777" w:rsidR="00552964" w:rsidRDefault="000827D6">
      <w:pPr>
        <w:ind w:firstLine="0"/>
        <w:jc w:val="center"/>
      </w:pPr>
      <w:r>
        <w:rPr>
          <w:noProof/>
        </w:rPr>
        <w:lastRenderedPageBreak/>
        <mc:AlternateContent>
          <mc:Choice Requires="wpg">
            <w:drawing>
              <wp:anchor distT="0" distB="0" distL="114300" distR="114300" simplePos="0" relativeHeight="251665408" behindDoc="0" locked="0" layoutInCell="1" allowOverlap="1" wp14:anchorId="2530564E" wp14:editId="4A6BBA8A">
                <wp:simplePos x="0" y="0"/>
                <wp:positionH relativeFrom="column">
                  <wp:posOffset>690880</wp:posOffset>
                </wp:positionH>
                <wp:positionV relativeFrom="paragraph">
                  <wp:posOffset>65405</wp:posOffset>
                </wp:positionV>
                <wp:extent cx="3853815" cy="256222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53815" cy="2562225"/>
                          <a:chOff x="0" y="0"/>
                          <a:chExt cx="3853543" cy="2562330"/>
                        </a:xfrm>
                      </wpg:grpSpPr>
                      <wps:wsp>
                        <wps:cNvPr id="30" name="Text Box 25"/>
                        <wps:cNvSpPr txBox="1"/>
                        <wps:spPr>
                          <a:xfrm>
                            <a:off x="1391697" y="145701"/>
                            <a:ext cx="658167" cy="557683"/>
                          </a:xfrm>
                          <a:prstGeom prst="rect">
                            <a:avLst/>
                          </a:prstGeom>
                          <a:noFill/>
                          <a:ln w="6350">
                            <a:noFill/>
                          </a:ln>
                        </wps:spPr>
                        <wps:txbx>
                          <w:txbxContent>
                            <w:p w14:paraId="71327BB7" w14:textId="77777777" w:rsidR="00552964" w:rsidRDefault="000827D6">
                              <w:pPr>
                                <w:spacing w:line="240" w:lineRule="auto"/>
                                <w:ind w:firstLine="0"/>
                                <w:jc w:val="center"/>
                                <w:rPr>
                                  <w:b/>
                                  <w:color w:val="FF0000"/>
                                </w:rPr>
                              </w:pPr>
                              <w:r>
                                <w:rPr>
                                  <w:b/>
                                  <w:color w:val="FF0000"/>
                                </w:rPr>
                                <w:t>HDMI Cable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26"/>
                        <wps:cNvSpPr txBox="1"/>
                        <wps:spPr>
                          <a:xfrm>
                            <a:off x="3195376" y="226088"/>
                            <a:ext cx="658167" cy="557683"/>
                          </a:xfrm>
                          <a:prstGeom prst="rect">
                            <a:avLst/>
                          </a:prstGeom>
                          <a:noFill/>
                          <a:ln w="6350">
                            <a:noFill/>
                          </a:ln>
                        </wps:spPr>
                        <wps:txbx>
                          <w:txbxContent>
                            <w:p w14:paraId="63CB74D5" w14:textId="77777777" w:rsidR="00552964" w:rsidRDefault="000827D6">
                              <w:pPr>
                                <w:ind w:firstLine="0"/>
                                <w:jc w:val="center"/>
                                <w:rPr>
                                  <w:b/>
                                  <w:color w:val="FF0000"/>
                                </w:rPr>
                              </w:pPr>
                              <w:r>
                                <w:rPr>
                                  <w:b/>
                                  <w:color w:val="FF0000"/>
                                </w:rPr>
                                <w:t>Power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27"/>
                        <wps:cNvSpPr txBox="1"/>
                        <wps:spPr>
                          <a:xfrm>
                            <a:off x="0" y="0"/>
                            <a:ext cx="1190730" cy="557530"/>
                          </a:xfrm>
                          <a:prstGeom prst="rect">
                            <a:avLst/>
                          </a:prstGeom>
                          <a:noFill/>
                          <a:ln w="6350">
                            <a:noFill/>
                          </a:ln>
                        </wps:spPr>
                        <wps:txbx>
                          <w:txbxContent>
                            <w:p w14:paraId="3F2ECA85" w14:textId="77777777" w:rsidR="00552964" w:rsidRDefault="000827D6">
                              <w:pPr>
                                <w:spacing w:line="240" w:lineRule="auto"/>
                                <w:ind w:firstLine="0"/>
                                <w:jc w:val="center"/>
                                <w:rPr>
                                  <w:b/>
                                  <w:color w:val="FF0000"/>
                                </w:rPr>
                              </w:pPr>
                              <w:r>
                                <w:rPr>
                                  <w:b/>
                                  <w:color w:val="FF0000"/>
                                </w:rPr>
                                <w:t>Keyboard and</w:t>
                              </w:r>
                            </w:p>
                            <w:p w14:paraId="011C1ED8" w14:textId="77777777" w:rsidR="00552964" w:rsidRDefault="000827D6">
                              <w:pPr>
                                <w:spacing w:line="240" w:lineRule="auto"/>
                                <w:ind w:firstLine="0"/>
                                <w:jc w:val="center"/>
                                <w:rPr>
                                  <w:b/>
                                  <w:color w:val="FF0000"/>
                                </w:rPr>
                              </w:pPr>
                              <w:r>
                                <w:rPr>
                                  <w:b/>
                                  <w:color w:val="FF0000"/>
                                </w:rPr>
                                <w:t>Mouse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28"/>
                        <wps:cNvSpPr txBox="1"/>
                        <wps:spPr>
                          <a:xfrm>
                            <a:off x="50242" y="2311121"/>
                            <a:ext cx="1190730" cy="251209"/>
                          </a:xfrm>
                          <a:prstGeom prst="rect">
                            <a:avLst/>
                          </a:prstGeom>
                          <a:noFill/>
                          <a:ln w="6350">
                            <a:noFill/>
                          </a:ln>
                        </wps:spPr>
                        <wps:txbx>
                          <w:txbxContent>
                            <w:p w14:paraId="3060B8CB" w14:textId="77777777" w:rsidR="00552964" w:rsidRDefault="000827D6">
                              <w:pPr>
                                <w:spacing w:line="240" w:lineRule="auto"/>
                                <w:ind w:firstLine="0"/>
                                <w:jc w:val="center"/>
                                <w:rPr>
                                  <w:b/>
                                  <w:color w:val="FF0000"/>
                                </w:rPr>
                              </w:pPr>
                              <w:r>
                                <w:rPr>
                                  <w:b/>
                                  <w:color w:val="FF0000"/>
                                </w:rPr>
                                <w:t>Network Wire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530564E" id="Group 29" o:spid="_x0000_s1026" style="position:absolute;left:0;text-align:left;margin-left:54.4pt;margin-top:5.15pt;width:303.45pt;height:201.75pt;z-index:251665408" coordsize="38535,2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">
                <v:shapetype id="_x0000_t202" coordsize="21600,21600" o:spt="202" path="m,l,21600r21600,l21600,xe">
                  <v:stroke joinstyle="miter"/>
                  <v:path gradientshapeok="t" o:connecttype="rect"/>
                </v:shapetype>
                <v:shape id="Text Box 25" o:spid="_x0000_s1027" type="#_x0000_t202" style="position:absolute;left:13916;top:1457;width:6582;height:5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71327BB7" w14:textId="77777777" w:rsidR="00552964" w:rsidRDefault="000827D6">
                        <w:pPr>
                          <w:spacing w:line="240" w:lineRule="auto"/>
                          <w:ind w:firstLine="0"/>
                          <w:jc w:val="center"/>
                          <w:rPr>
                            <w:b/>
                            <w:color w:val="FF0000"/>
                          </w:rPr>
                        </w:pPr>
                        <w:r>
                          <w:rPr>
                            <w:b/>
                            <w:color w:val="FF0000"/>
                          </w:rPr>
                          <w:t>HDMI Cable</w:t>
                        </w:r>
                      </w:p>
                    </w:txbxContent>
                  </v:textbox>
                </v:shape>
                <v:shape id="Text Box 26" o:spid="_x0000_s1028" type="#_x0000_t202" style="position:absolute;left:31953;top:2260;width:6582;height:5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63CB74D5" w14:textId="77777777" w:rsidR="00552964" w:rsidRDefault="000827D6">
                        <w:pPr>
                          <w:ind w:firstLine="0"/>
                          <w:jc w:val="center"/>
                          <w:rPr>
                            <w:b/>
                            <w:color w:val="FF0000"/>
                          </w:rPr>
                        </w:pPr>
                        <w:r>
                          <w:rPr>
                            <w:b/>
                            <w:color w:val="FF0000"/>
                          </w:rPr>
                          <w:t>Power</w:t>
                        </w:r>
                      </w:p>
                    </w:txbxContent>
                  </v:textbox>
                </v:shape>
                <v:shape id="Text Box 27" o:spid="_x0000_s1029" type="#_x0000_t202" style="position:absolute;width:11907;height:5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3F2ECA85" w14:textId="77777777" w:rsidR="00552964" w:rsidRDefault="000827D6">
                        <w:pPr>
                          <w:spacing w:line="240" w:lineRule="auto"/>
                          <w:ind w:firstLine="0"/>
                          <w:jc w:val="center"/>
                          <w:rPr>
                            <w:b/>
                            <w:color w:val="FF0000"/>
                          </w:rPr>
                        </w:pPr>
                        <w:r>
                          <w:rPr>
                            <w:b/>
                            <w:color w:val="FF0000"/>
                          </w:rPr>
                          <w:t>Keyboard and</w:t>
                        </w:r>
                      </w:p>
                      <w:p w14:paraId="011C1ED8" w14:textId="77777777" w:rsidR="00552964" w:rsidRDefault="000827D6">
                        <w:pPr>
                          <w:spacing w:line="240" w:lineRule="auto"/>
                          <w:ind w:firstLine="0"/>
                          <w:jc w:val="center"/>
                          <w:rPr>
                            <w:b/>
                            <w:color w:val="FF0000"/>
                          </w:rPr>
                        </w:pPr>
                        <w:r>
                          <w:rPr>
                            <w:b/>
                            <w:color w:val="FF0000"/>
                          </w:rPr>
                          <w:t>Mouse</w:t>
                        </w:r>
                      </w:p>
                    </w:txbxContent>
                  </v:textbox>
                </v:shape>
                <v:shape id="Text Box 28" o:spid="_x0000_s1030" type="#_x0000_t202" style="position:absolute;left:502;top:23111;width:11907;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3060B8CB" w14:textId="77777777" w:rsidR="00552964" w:rsidRDefault="000827D6">
                        <w:pPr>
                          <w:spacing w:line="240" w:lineRule="auto"/>
                          <w:ind w:firstLine="0"/>
                          <w:jc w:val="center"/>
                          <w:rPr>
                            <w:b/>
                            <w:color w:val="FF0000"/>
                          </w:rPr>
                        </w:pPr>
                        <w:r>
                          <w:rPr>
                            <w:b/>
                            <w:color w:val="FF0000"/>
                          </w:rPr>
                          <w:t>Network Wire</w:t>
                        </w:r>
                      </w:p>
                    </w:txbxContent>
                  </v:textbox>
                </v:shape>
              </v:group>
            </w:pict>
          </mc:Fallback>
        </mc:AlternateContent>
      </w:r>
      <w:r>
        <w:rPr>
          <w:noProof/>
        </w:rPr>
        <w:drawing>
          <wp:inline distT="0" distB="0" distL="0" distR="0" wp14:anchorId="21E00F8F" wp14:editId="2BC1A91B">
            <wp:extent cx="3670300" cy="2686050"/>
            <wp:effectExtent l="0" t="0" r="6350"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0300" cy="2686050"/>
                    </a:xfrm>
                    <a:prstGeom prst="rect">
                      <a:avLst/>
                    </a:prstGeom>
                    <a:noFill/>
                    <a:ln>
                      <a:noFill/>
                    </a:ln>
                  </pic:spPr>
                </pic:pic>
              </a:graphicData>
            </a:graphic>
          </wp:inline>
        </w:drawing>
      </w:r>
    </w:p>
    <w:p w14:paraId="3B063C28" w14:textId="0C4441FE" w:rsidR="00552964" w:rsidRDefault="000827D6">
      <w:pPr>
        <w:pStyle w:val="ListParagraph"/>
        <w:numPr>
          <w:ilvl w:val="0"/>
          <w:numId w:val="16"/>
        </w:numPr>
      </w:pPr>
      <w:del w:id="81" w:author="Zhang Jieyun" w:date="2021-05-17T17:54:00Z">
        <w:r w:rsidDel="007B357E">
          <w:delText xml:space="preserve">We can </w:delText>
        </w:r>
      </w:del>
      <w:ins w:id="82" w:author="Zhang Jieyun" w:date="2021-05-17T17:53:00Z">
        <w:r w:rsidR="007B357E" w:rsidRPr="007B357E">
          <w:rPr>
            <w:rPrChange w:id="83" w:author="Zhang Jieyun" w:date="2021-05-17T17:53:00Z">
              <w:rPr>
                <w:rFonts w:ascii="Arial" w:hAnsi="Arial" w:cs="Arial"/>
                <w:color w:val="202124"/>
                <w:sz w:val="42"/>
                <w:szCs w:val="42"/>
                <w:shd w:val="clear" w:color="auto" w:fill="F8F9FA"/>
              </w:rPr>
            </w:rPrChange>
          </w:rPr>
          <w:t>We can pull out the SD card</w:t>
        </w:r>
      </w:ins>
      <w:ins w:id="84" w:author="Zhang Jieyun" w:date="2021-05-17T17:54:00Z">
        <w:r w:rsidR="007B357E">
          <w:t xml:space="preserve"> which</w:t>
        </w:r>
      </w:ins>
      <w:ins w:id="85" w:author="Zhang Jieyun" w:date="2021-05-17T17:53:00Z">
        <w:r w:rsidR="007B357E" w:rsidRPr="007B357E">
          <w:rPr>
            <w:rPrChange w:id="86" w:author="Zhang Jieyun" w:date="2021-05-17T17:53:00Z">
              <w:rPr>
                <w:rFonts w:ascii="Arial" w:hAnsi="Arial" w:cs="Arial"/>
                <w:color w:val="202124"/>
                <w:sz w:val="42"/>
                <w:szCs w:val="42"/>
                <w:shd w:val="clear" w:color="auto" w:fill="F8F9FA"/>
              </w:rPr>
            </w:rPrChange>
          </w:rPr>
          <w:t xml:space="preserve"> inserted in the SD card reader</w:t>
        </w:r>
      </w:ins>
      <w:ins w:id="87" w:author="Zhang Jieyun" w:date="2021-05-17T17:54:00Z">
        <w:r w:rsidR="008C377A">
          <w:t>,</w:t>
        </w:r>
      </w:ins>
      <w:ins w:id="88" w:author="Zhang Jieyun" w:date="2021-05-17T17:53:00Z">
        <w:r w:rsidR="007B357E" w:rsidRPr="007B357E">
          <w:rPr>
            <w:rPrChange w:id="89" w:author="Zhang Jieyun" w:date="2021-05-17T17:53:00Z">
              <w:rPr>
                <w:rFonts w:ascii="Arial" w:hAnsi="Arial" w:cs="Arial"/>
                <w:color w:val="202124"/>
                <w:sz w:val="42"/>
                <w:szCs w:val="42"/>
                <w:shd w:val="clear" w:color="auto" w:fill="F8F9FA"/>
              </w:rPr>
            </w:rPrChange>
          </w:rPr>
          <w:t xml:space="preserve"> </w:t>
        </w:r>
      </w:ins>
      <w:ins w:id="90" w:author="Zhang Jieyun" w:date="2021-05-17T17:54:00Z">
        <w:r w:rsidR="008C377A">
          <w:t>then</w:t>
        </w:r>
      </w:ins>
      <w:ins w:id="91" w:author="Zhang Jieyun" w:date="2021-05-17T17:53:00Z">
        <w:r w:rsidR="007B357E" w:rsidRPr="007B357E">
          <w:rPr>
            <w:rPrChange w:id="92" w:author="Zhang Jieyun" w:date="2021-05-17T17:53:00Z">
              <w:rPr>
                <w:rFonts w:ascii="Arial" w:hAnsi="Arial" w:cs="Arial"/>
                <w:color w:val="202124"/>
                <w:sz w:val="42"/>
                <w:szCs w:val="42"/>
                <w:shd w:val="clear" w:color="auto" w:fill="F8F9FA"/>
              </w:rPr>
            </w:rPrChange>
          </w:rPr>
          <w:t xml:space="preserve"> insert it into the </w:t>
        </w:r>
      </w:ins>
      <w:del w:id="93" w:author="Zhang Jieyun" w:date="2021-05-17T17:54:00Z">
        <w:r w:rsidDel="008C377A">
          <w:delText xml:space="preserve">now insert the SD card into the </w:delText>
        </w:r>
      </w:del>
      <w:r>
        <w:t>Raspi</w:t>
      </w:r>
      <w:ins w:id="94" w:author="Zhang Jieyun" w:date="2021-05-17T17:54:00Z">
        <w:r w:rsidR="008C377A">
          <w:t xml:space="preserve"> board now</w:t>
        </w:r>
      </w:ins>
      <w:r>
        <w:t xml:space="preserve"> and power it up.</w:t>
      </w:r>
    </w:p>
    <w:p w14:paraId="793EAA49" w14:textId="77777777" w:rsidR="00552964" w:rsidRDefault="000827D6" w:rsidP="00896D7D">
      <w:r>
        <w:t>If the Raspi desktop appears as below after a few minutes, it means your Raspi start up successfully! Congratulation!!!</w:t>
      </w:r>
    </w:p>
    <w:p w14:paraId="7417B7F7" w14:textId="77777777" w:rsidR="00552964" w:rsidRDefault="000827D6">
      <w:pPr>
        <w:ind w:firstLine="0"/>
      </w:pPr>
      <w:r>
        <w:rPr>
          <w:noProof/>
        </w:rPr>
        <w:drawing>
          <wp:inline distT="0" distB="0" distL="0" distR="0" wp14:anchorId="3F814793" wp14:editId="5DA3B947">
            <wp:extent cx="5276850" cy="2228850"/>
            <wp:effectExtent l="0" t="0" r="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6850" cy="2228850"/>
                    </a:xfrm>
                    <a:prstGeom prst="rect">
                      <a:avLst/>
                    </a:prstGeom>
                    <a:noFill/>
                    <a:ln>
                      <a:noFill/>
                    </a:ln>
                  </pic:spPr>
                </pic:pic>
              </a:graphicData>
            </a:graphic>
          </wp:inline>
        </w:drawing>
      </w:r>
    </w:p>
    <w:p w14:paraId="4CF96BE7" w14:textId="55839634" w:rsidR="00552964" w:rsidRDefault="000827D6" w:rsidP="00896D7D">
      <w:r>
        <w:t>As the system startup first time, it will remind us set the Country, Language, Time zone, Wireless and so on. The system update can be skipped. Then we can re</w:t>
      </w:r>
      <w:ins w:id="95" w:author="Zhang Jieyun" w:date="2021-05-17T16:08:00Z">
        <w:r w:rsidR="001163C9">
          <w:rPr>
            <w:rFonts w:hint="eastAsia"/>
          </w:rPr>
          <w:t>start</w:t>
        </w:r>
      </w:ins>
      <w:del w:id="96" w:author="Zhang Jieyun" w:date="2021-05-17T16:08:00Z">
        <w:r w:rsidDel="001163C9">
          <w:delText>boot</w:delText>
        </w:r>
      </w:del>
      <w:r>
        <w:t xml:space="preserve"> the system and start the exploration of Raspi.</w:t>
      </w:r>
    </w:p>
    <w:p w14:paraId="17AD496C" w14:textId="77777777" w:rsidR="00552964" w:rsidRDefault="000827D6" w:rsidP="001B0057">
      <w:pPr>
        <w:pStyle w:val="NoSpacing"/>
        <w:numPr>
          <w:ilvl w:val="8"/>
          <w:numId w:val="18"/>
        </w:numPr>
      </w:pPr>
      <w:r>
        <w:t>The default user</w:t>
      </w:r>
      <w:del w:id="97" w:author="Zhang Jieyun" w:date="2021-05-17T17:56:00Z">
        <w:r w:rsidDel="007F7840">
          <w:delText xml:space="preserve"> </w:delText>
        </w:r>
      </w:del>
      <w:r>
        <w:t xml:space="preserve">name of Raspi OS is </w:t>
      </w:r>
      <w:r>
        <w:rPr>
          <w:rFonts w:ascii="Courier" w:hAnsi="Courier"/>
          <w:color w:val="222222"/>
          <w:sz w:val="21"/>
          <w:szCs w:val="21"/>
          <w:shd w:val="clear" w:color="auto" w:fill="F2F1F0"/>
        </w:rPr>
        <w:t>pi</w:t>
      </w:r>
      <w:r>
        <w:t xml:space="preserve">, with password </w:t>
      </w:r>
      <w:r>
        <w:rPr>
          <w:rFonts w:ascii="Courier" w:hAnsi="Courier"/>
          <w:color w:val="222222"/>
          <w:sz w:val="21"/>
          <w:szCs w:val="21"/>
          <w:shd w:val="clear" w:color="auto" w:fill="F2F1F0"/>
        </w:rPr>
        <w:t>raspberry</w:t>
      </w:r>
      <w:r>
        <w:t xml:space="preserve">. We can change the default password straight away to ensure the Raspi is </w:t>
      </w:r>
      <w:r>
        <w:rPr>
          <w:rStyle w:val="Heading5Char"/>
        </w:rPr>
        <w:t>secure</w:t>
      </w:r>
      <w:r>
        <w:t>.</w:t>
      </w:r>
    </w:p>
    <w:p w14:paraId="6DE6792A" w14:textId="77777777" w:rsidR="00552964" w:rsidRDefault="000827D6" w:rsidP="001B0057">
      <w:pPr>
        <w:pStyle w:val="Heading2"/>
        <w:numPr>
          <w:ilvl w:val="2"/>
          <w:numId w:val="19"/>
        </w:numPr>
        <w:spacing w:before="32" w:after="32"/>
      </w:pPr>
      <w:r>
        <w:t>Write the First Python Code</w:t>
      </w:r>
    </w:p>
    <w:p w14:paraId="3DC344A8" w14:textId="77777777" w:rsidR="00552964" w:rsidRDefault="000827D6" w:rsidP="00896D7D">
      <w:pPr>
        <w:rPr>
          <w:lang w:val="en-HK"/>
        </w:rPr>
      </w:pPr>
      <w:r>
        <w:rPr>
          <w:lang w:val="en-HK"/>
        </w:rPr>
        <w:t>Mu is a Python code editor for beginner programmers. It’s very easy to create, run a</w:t>
      </w:r>
      <w:r w:rsidR="00896D7D">
        <w:rPr>
          <w:lang w:val="en-HK"/>
        </w:rPr>
        <w:t>nd revise your Python programs.</w:t>
      </w:r>
    </w:p>
    <w:p w14:paraId="072DB960" w14:textId="77777777" w:rsidR="00552964" w:rsidRDefault="000827D6">
      <w:pPr>
        <w:pStyle w:val="ListParagraph"/>
        <w:numPr>
          <w:ilvl w:val="0"/>
          <w:numId w:val="6"/>
        </w:numPr>
        <w:rPr>
          <w:lang w:val="en-HK"/>
        </w:rPr>
      </w:pPr>
      <w:r>
        <w:rPr>
          <w:lang w:val="en-HK"/>
        </w:rPr>
        <w:t xml:space="preserve">Start-up Mu from the Raspi menu: </w:t>
      </w:r>
      <w:r w:rsidR="00A40339">
        <w:rPr>
          <w:b/>
          <w:lang w:val="en-HK"/>
        </w:rPr>
        <w:t xml:space="preserve">Menu </w:t>
      </w:r>
      <w:r w:rsidR="00A40339">
        <w:rPr>
          <w:b/>
          <w:lang w:val="en-HK"/>
        </w:rPr>
        <w:sym w:font="Wingdings" w:char="F0E0"/>
      </w:r>
      <w:r w:rsidR="00A40339">
        <w:rPr>
          <w:b/>
          <w:lang w:val="en-HK"/>
        </w:rPr>
        <w:t xml:space="preserve"> </w:t>
      </w:r>
      <w:r>
        <w:rPr>
          <w:b/>
          <w:lang w:val="en-HK"/>
        </w:rPr>
        <w:t xml:space="preserve">Programming </w:t>
      </w:r>
      <w:r>
        <w:rPr>
          <w:b/>
          <w:lang w:val="en-HK"/>
        </w:rPr>
        <w:sym w:font="Wingdings" w:char="F0E0"/>
      </w:r>
      <w:r>
        <w:rPr>
          <w:b/>
          <w:lang w:val="en-HK"/>
        </w:rPr>
        <w:t xml:space="preserve"> mu</w:t>
      </w:r>
      <w:r>
        <w:rPr>
          <w:lang w:val="en-HK"/>
        </w:rPr>
        <w:t>, as below</w:t>
      </w:r>
    </w:p>
    <w:p w14:paraId="002D5146" w14:textId="77777777" w:rsidR="00552964" w:rsidRDefault="000827D6">
      <w:pPr>
        <w:ind w:firstLine="0"/>
        <w:jc w:val="center"/>
        <w:rPr>
          <w:lang w:val="en-HK"/>
        </w:rPr>
      </w:pPr>
      <w:r>
        <w:rPr>
          <w:noProof/>
        </w:rPr>
        <w:lastRenderedPageBreak/>
        <w:drawing>
          <wp:inline distT="0" distB="0" distL="0" distR="0" wp14:anchorId="6D07C1B1" wp14:editId="5D9E8887">
            <wp:extent cx="2362200" cy="2705100"/>
            <wp:effectExtent l="0" t="0" r="0" b="0"/>
            <wp:docPr id="2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2200" cy="2705100"/>
                    </a:xfrm>
                    <a:prstGeom prst="rect">
                      <a:avLst/>
                    </a:prstGeom>
                    <a:noFill/>
                    <a:ln>
                      <a:noFill/>
                    </a:ln>
                  </pic:spPr>
                </pic:pic>
              </a:graphicData>
            </a:graphic>
          </wp:inline>
        </w:drawing>
      </w:r>
    </w:p>
    <w:p w14:paraId="6593A326" w14:textId="77777777" w:rsidR="00552964" w:rsidRDefault="000827D6" w:rsidP="00896D7D">
      <w:pPr>
        <w:rPr>
          <w:lang w:val="en-HK"/>
        </w:rPr>
      </w:pPr>
      <w:r>
        <w:rPr>
          <w:lang w:val="en-HK"/>
        </w:rPr>
        <w:t>If we start-up Mu first time, it will remind us select mode. We select Python 3 and press OK button.</w:t>
      </w:r>
    </w:p>
    <w:p w14:paraId="6BE6D5E6" w14:textId="77777777" w:rsidR="00552964" w:rsidRDefault="000827D6">
      <w:pPr>
        <w:ind w:firstLine="0"/>
        <w:jc w:val="center"/>
        <w:rPr>
          <w:lang w:val="en-HK"/>
        </w:rPr>
      </w:pPr>
      <w:r>
        <w:rPr>
          <w:noProof/>
        </w:rPr>
        <w:drawing>
          <wp:inline distT="0" distB="0" distL="0" distR="0" wp14:anchorId="25E88C2B" wp14:editId="65562164">
            <wp:extent cx="2908300" cy="2165350"/>
            <wp:effectExtent l="0" t="0" r="6350" b="6350"/>
            <wp:docPr id="2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8300" cy="2165350"/>
                    </a:xfrm>
                    <a:prstGeom prst="rect">
                      <a:avLst/>
                    </a:prstGeom>
                    <a:noFill/>
                    <a:ln>
                      <a:noFill/>
                    </a:ln>
                  </pic:spPr>
                </pic:pic>
              </a:graphicData>
            </a:graphic>
          </wp:inline>
        </w:drawing>
      </w:r>
    </w:p>
    <w:p w14:paraId="11A8D2C4" w14:textId="77777777" w:rsidR="00552964" w:rsidRDefault="000827D6" w:rsidP="00896D7D">
      <w:pPr>
        <w:rPr>
          <w:lang w:val="en-HK"/>
        </w:rPr>
      </w:pPr>
      <w:r>
        <w:rPr>
          <w:lang w:val="en-HK"/>
        </w:rPr>
        <w:t>Mu is very simple and easy to understand. Here’s what it looks like:</w:t>
      </w:r>
    </w:p>
    <w:p w14:paraId="14AA6693" w14:textId="77777777" w:rsidR="00552964" w:rsidRDefault="000827D6">
      <w:pPr>
        <w:ind w:firstLine="0"/>
        <w:rPr>
          <w:lang w:val="en-HK"/>
        </w:rPr>
      </w:pPr>
      <w:r>
        <w:rPr>
          <w:noProof/>
        </w:rPr>
        <w:drawing>
          <wp:inline distT="0" distB="0" distL="0" distR="0" wp14:anchorId="344BD604" wp14:editId="5C5E2561">
            <wp:extent cx="5276850" cy="3003550"/>
            <wp:effectExtent l="0" t="0" r="0" b="6350"/>
            <wp:docPr id="2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3003550"/>
                    </a:xfrm>
                    <a:prstGeom prst="rect">
                      <a:avLst/>
                    </a:prstGeom>
                    <a:noFill/>
                    <a:ln>
                      <a:noFill/>
                    </a:ln>
                  </pic:spPr>
                </pic:pic>
              </a:graphicData>
            </a:graphic>
          </wp:inline>
        </w:drawing>
      </w:r>
    </w:p>
    <w:p w14:paraId="682DBFCF" w14:textId="77777777" w:rsidR="00552964" w:rsidRPr="001B0057" w:rsidRDefault="000827D6" w:rsidP="001B0057">
      <w:pPr>
        <w:pStyle w:val="NoSpacing"/>
      </w:pPr>
      <w:r w:rsidRPr="001B0057">
        <w:lastRenderedPageBreak/>
        <w:t>Button description</w:t>
      </w:r>
    </w:p>
    <w:p w14:paraId="3E24610F" w14:textId="77777777" w:rsidR="00552964" w:rsidRDefault="000827D6">
      <w:pPr>
        <w:ind w:firstLine="0"/>
        <w:rPr>
          <w:lang w:val="en-HK"/>
        </w:rPr>
      </w:pPr>
      <w:r>
        <w:rPr>
          <w:noProof/>
        </w:rPr>
        <w:drawing>
          <wp:inline distT="0" distB="0" distL="0" distR="0" wp14:anchorId="22CCD07C" wp14:editId="2666DB26">
            <wp:extent cx="5270500" cy="514350"/>
            <wp:effectExtent l="0" t="0" r="6350" b="0"/>
            <wp:docPr id="2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514350"/>
                    </a:xfrm>
                    <a:prstGeom prst="rect">
                      <a:avLst/>
                    </a:prstGeom>
                    <a:noFill/>
                    <a:ln>
                      <a:noFill/>
                    </a:ln>
                  </pic:spPr>
                </pic:pic>
              </a:graphicData>
            </a:graphic>
          </wp:inline>
        </w:drawing>
      </w:r>
    </w:p>
    <w:p w14:paraId="14AC55C4" w14:textId="77777777" w:rsidR="00552964" w:rsidRPr="001B0057" w:rsidRDefault="000827D6">
      <w:pPr>
        <w:ind w:firstLine="422"/>
        <w:rPr>
          <w:i/>
          <w:sz w:val="21"/>
          <w:szCs w:val="21"/>
          <w:lang w:val="en-HK"/>
        </w:rPr>
      </w:pPr>
      <w:r w:rsidRPr="001B0057">
        <w:rPr>
          <w:b/>
          <w:i/>
          <w:sz w:val="21"/>
          <w:szCs w:val="21"/>
          <w:lang w:val="en-HK"/>
        </w:rPr>
        <w:t xml:space="preserve">Mode: </w:t>
      </w:r>
      <w:r w:rsidRPr="001B0057">
        <w:rPr>
          <w:i/>
          <w:sz w:val="21"/>
          <w:szCs w:val="21"/>
          <w:lang w:val="en-HK"/>
        </w:rPr>
        <w:t xml:space="preserve">We can click it to change Mu’s current mode. If you want to know more about modes, there is a </w:t>
      </w:r>
      <w:hyperlink r:id="rId38" w:history="1">
        <w:r w:rsidRPr="001B0057">
          <w:rPr>
            <w:rStyle w:val="Hyperlink"/>
            <w:rFonts w:eastAsia="SimSun" w:cs="Times New Roman"/>
            <w:b/>
            <w:bCs/>
            <w:i/>
            <w:color w:val="0070C0"/>
            <w:sz w:val="21"/>
            <w:szCs w:val="21"/>
            <w:lang w:val="en-HK"/>
          </w:rPr>
          <w:t>tutorial about modes</w:t>
        </w:r>
      </w:hyperlink>
      <w:r w:rsidRPr="001B0057">
        <w:rPr>
          <w:i/>
          <w:sz w:val="21"/>
          <w:szCs w:val="21"/>
          <w:lang w:val="en-HK"/>
        </w:rPr>
        <w:t xml:space="preserve"> for you to read.</w:t>
      </w:r>
    </w:p>
    <w:p w14:paraId="32630776" w14:textId="77777777" w:rsidR="00552964" w:rsidRPr="001B0057" w:rsidRDefault="000827D6">
      <w:pPr>
        <w:ind w:firstLine="422"/>
        <w:rPr>
          <w:i/>
          <w:sz w:val="21"/>
          <w:szCs w:val="21"/>
          <w:lang w:val="en-HK"/>
        </w:rPr>
      </w:pPr>
      <w:r w:rsidRPr="001B0057">
        <w:rPr>
          <w:b/>
          <w:i/>
          <w:sz w:val="21"/>
          <w:szCs w:val="21"/>
          <w:lang w:val="en-HK"/>
        </w:rPr>
        <w:t>New:</w:t>
      </w:r>
      <w:r w:rsidRPr="001B0057">
        <w:rPr>
          <w:i/>
          <w:sz w:val="21"/>
          <w:szCs w:val="21"/>
          <w:lang w:val="en-HK"/>
        </w:rPr>
        <w:t xml:space="preserve"> create a new blank file.</w:t>
      </w:r>
    </w:p>
    <w:p w14:paraId="1C2209BE" w14:textId="77777777" w:rsidR="00552964" w:rsidRPr="001B0057" w:rsidRDefault="000827D6">
      <w:pPr>
        <w:ind w:firstLine="422"/>
        <w:rPr>
          <w:i/>
          <w:sz w:val="21"/>
          <w:szCs w:val="21"/>
          <w:lang w:val="en-HK"/>
        </w:rPr>
      </w:pPr>
      <w:r w:rsidRPr="001B0057">
        <w:rPr>
          <w:b/>
          <w:i/>
          <w:sz w:val="21"/>
          <w:szCs w:val="21"/>
          <w:lang w:val="en-HK"/>
        </w:rPr>
        <w:t>Load:</w:t>
      </w:r>
      <w:r w:rsidRPr="001B0057">
        <w:rPr>
          <w:i/>
          <w:sz w:val="21"/>
          <w:szCs w:val="21"/>
          <w:lang w:val="en-HK"/>
        </w:rPr>
        <w:t xml:space="preserve"> open a file selector to choose a file to load into Mu.</w:t>
      </w:r>
    </w:p>
    <w:p w14:paraId="60DC89A0" w14:textId="77777777" w:rsidR="00552964" w:rsidRPr="001B0057" w:rsidRDefault="000827D6">
      <w:pPr>
        <w:ind w:firstLine="422"/>
        <w:rPr>
          <w:i/>
          <w:sz w:val="21"/>
          <w:szCs w:val="21"/>
          <w:lang w:val="en-HK"/>
        </w:rPr>
      </w:pPr>
      <w:r w:rsidRPr="001B0057">
        <w:rPr>
          <w:b/>
          <w:i/>
          <w:sz w:val="21"/>
          <w:szCs w:val="21"/>
          <w:lang w:val="en-HK"/>
        </w:rPr>
        <w:t>Save:</w:t>
      </w:r>
      <w:r w:rsidRPr="001B0057">
        <w:rPr>
          <w:i/>
          <w:sz w:val="21"/>
          <w:szCs w:val="21"/>
          <w:lang w:val="en-HK"/>
        </w:rPr>
        <w:t xml:space="preserve"> save the file to your computer’s hard drive. </w:t>
      </w:r>
    </w:p>
    <w:p w14:paraId="0798A388" w14:textId="77777777" w:rsidR="00552964" w:rsidRPr="001B0057" w:rsidRDefault="000827D6">
      <w:pPr>
        <w:rPr>
          <w:i/>
          <w:sz w:val="21"/>
          <w:szCs w:val="21"/>
          <w:lang w:val="en-HK"/>
        </w:rPr>
      </w:pPr>
      <w:r w:rsidRPr="001B0057">
        <w:rPr>
          <w:i/>
          <w:sz w:val="21"/>
          <w:szCs w:val="21"/>
          <w:lang w:val="en-HK"/>
        </w:rPr>
        <w:t>If the file has no name, you’ll be asked to give one.</w:t>
      </w:r>
    </w:p>
    <w:p w14:paraId="05C65B2C" w14:textId="77777777" w:rsidR="00552964" w:rsidRPr="001B0057" w:rsidRDefault="000827D6">
      <w:pPr>
        <w:ind w:firstLine="422"/>
        <w:rPr>
          <w:i/>
          <w:sz w:val="21"/>
          <w:szCs w:val="21"/>
          <w:lang w:val="en-HK"/>
        </w:rPr>
      </w:pPr>
      <w:r w:rsidRPr="001B0057">
        <w:rPr>
          <w:b/>
          <w:i/>
          <w:sz w:val="21"/>
          <w:szCs w:val="21"/>
          <w:lang w:val="en-HK"/>
        </w:rPr>
        <w:t>Run:</w:t>
      </w:r>
      <w:r w:rsidRPr="001B0057">
        <w:rPr>
          <w:i/>
          <w:sz w:val="21"/>
          <w:szCs w:val="21"/>
          <w:lang w:val="en-HK"/>
        </w:rPr>
        <w:t xml:space="preserve"> run the current script. </w:t>
      </w:r>
    </w:p>
    <w:p w14:paraId="25A45465" w14:textId="77777777" w:rsidR="00552964" w:rsidRPr="001B0057" w:rsidRDefault="000827D6" w:rsidP="00715D57">
      <w:pPr>
        <w:ind w:firstLineChars="200"/>
        <w:rPr>
          <w:i/>
          <w:sz w:val="21"/>
          <w:szCs w:val="21"/>
          <w:lang w:val="en-HK"/>
        </w:rPr>
      </w:pPr>
      <w:r w:rsidRPr="001B0057">
        <w:rPr>
          <w:i/>
          <w:sz w:val="21"/>
          <w:szCs w:val="21"/>
          <w:lang w:val="en-HK"/>
        </w:rPr>
        <w:t xml:space="preserve">When this happens the textual input and output of the program is displayed in a panel between the text editor and Mu’s footer. When the code is running the “Run” button turns into a “Stop” button. Click “Stop” to force your code to exit in a clean way. </w:t>
      </w:r>
    </w:p>
    <w:p w14:paraId="2C465D04" w14:textId="77777777" w:rsidR="00552964" w:rsidRPr="001B0057" w:rsidRDefault="000827D6">
      <w:pPr>
        <w:ind w:firstLine="422"/>
        <w:rPr>
          <w:i/>
          <w:sz w:val="21"/>
          <w:szCs w:val="21"/>
          <w:lang w:val="en-HK"/>
        </w:rPr>
      </w:pPr>
      <w:r w:rsidRPr="001B0057">
        <w:rPr>
          <w:b/>
          <w:i/>
          <w:sz w:val="21"/>
          <w:szCs w:val="21"/>
          <w:lang w:val="en-HK"/>
        </w:rPr>
        <w:t>Debug:</w:t>
      </w:r>
      <w:r w:rsidRPr="001B0057">
        <w:rPr>
          <w:i/>
          <w:sz w:val="21"/>
          <w:szCs w:val="21"/>
          <w:lang w:val="en-HK"/>
        </w:rPr>
        <w:t xml:space="preserve"> start Mu’s visual debugger.</w:t>
      </w:r>
    </w:p>
    <w:p w14:paraId="226B3061" w14:textId="77777777" w:rsidR="00715D57" w:rsidRDefault="00715D57" w:rsidP="001B0057">
      <w:pPr>
        <w:rPr>
          <w:i/>
          <w:sz w:val="21"/>
          <w:szCs w:val="21"/>
          <w:lang w:val="en-HK"/>
        </w:rPr>
      </w:pPr>
      <w:r w:rsidRPr="001B0057">
        <w:rPr>
          <w:i/>
          <w:sz w:val="21"/>
          <w:szCs w:val="21"/>
          <w:lang w:val="en-HK"/>
        </w:rPr>
        <w:t>The debugger starts running your code (just like the “Run” button) but does so in a special way that allows you to pause it, look at the state of things in your program and step through your code so you can follow how Python is interpreting your program. This is extraordinarily usef</w:t>
      </w:r>
      <w:r w:rsidR="001B0057" w:rsidRPr="001B0057">
        <w:rPr>
          <w:i/>
          <w:sz w:val="21"/>
          <w:szCs w:val="21"/>
          <w:lang w:val="en-HK"/>
        </w:rPr>
        <w:t>ul if your code has bugs in it.</w:t>
      </w:r>
    </w:p>
    <w:p w14:paraId="052BCF7C" w14:textId="77777777" w:rsidR="00D6374C" w:rsidRDefault="00D6374C" w:rsidP="001B0057">
      <w:pPr>
        <w:ind w:firstLine="422"/>
        <w:rPr>
          <w:i/>
          <w:sz w:val="21"/>
          <w:szCs w:val="21"/>
          <w:lang w:val="en-HK"/>
        </w:rPr>
      </w:pPr>
      <w:r w:rsidRPr="00D6374C">
        <w:rPr>
          <w:b/>
          <w:i/>
          <w:sz w:val="21"/>
          <w:szCs w:val="21"/>
          <w:lang w:val="en-HK"/>
        </w:rPr>
        <w:t xml:space="preserve">REPL: </w:t>
      </w:r>
      <w:r w:rsidRPr="00D6374C">
        <w:rPr>
          <w:i/>
          <w:sz w:val="21"/>
          <w:szCs w:val="21"/>
          <w:lang w:val="en-HK"/>
        </w:rPr>
        <w:t xml:space="preserve">open a new panel between the text editor and Mu’s footer. </w:t>
      </w:r>
    </w:p>
    <w:p w14:paraId="7CC37E24" w14:textId="77777777" w:rsidR="00D6374C" w:rsidRDefault="00D6374C" w:rsidP="001B0057">
      <w:pPr>
        <w:rPr>
          <w:i/>
          <w:sz w:val="21"/>
          <w:szCs w:val="21"/>
          <w:lang w:val="en-HK"/>
        </w:rPr>
      </w:pPr>
      <w:r w:rsidRPr="00D6374C">
        <w:rPr>
          <w:i/>
          <w:sz w:val="21"/>
          <w:szCs w:val="21"/>
          <w:lang w:val="en-HK"/>
        </w:rPr>
        <w:t>The term “REPL” is an acronym and stands for “Read, Evaluate, Print, Loop”, which succinctly describes what the panel does for you. It reads interactive lines of Python which you type, evaluates, prints out any result it has for you and then loops back to wait for your next Python instruction.</w:t>
      </w:r>
    </w:p>
    <w:p w14:paraId="72CB30D3" w14:textId="77777777" w:rsidR="00D6374C" w:rsidRPr="00D6374C" w:rsidRDefault="00D6374C" w:rsidP="00D6374C">
      <w:pPr>
        <w:ind w:firstLineChars="200" w:firstLine="422"/>
        <w:rPr>
          <w:i/>
          <w:sz w:val="21"/>
          <w:szCs w:val="21"/>
          <w:lang w:val="en-HK"/>
        </w:rPr>
      </w:pPr>
      <w:r w:rsidRPr="00D6374C">
        <w:rPr>
          <w:b/>
          <w:i/>
          <w:sz w:val="21"/>
          <w:szCs w:val="21"/>
          <w:lang w:val="en-HK"/>
        </w:rPr>
        <w:t>Plotter:</w:t>
      </w:r>
      <w:r>
        <w:rPr>
          <w:i/>
          <w:sz w:val="21"/>
          <w:szCs w:val="21"/>
          <w:lang w:val="en-HK"/>
        </w:rPr>
        <w:t xml:space="preserve"> open</w:t>
      </w:r>
      <w:r w:rsidRPr="00D6374C">
        <w:rPr>
          <w:i/>
          <w:sz w:val="21"/>
          <w:szCs w:val="21"/>
          <w:lang w:val="en-HK"/>
        </w:rPr>
        <w:t xml:space="preserve"> the plotter pane between the text editor and Mu’s footer. This is an easy way to visualise numeric data</w:t>
      </w:r>
      <w:r>
        <w:rPr>
          <w:i/>
          <w:sz w:val="21"/>
          <w:szCs w:val="21"/>
          <w:lang w:val="en-HK"/>
        </w:rPr>
        <w:t xml:space="preserve"> that your program may produce. </w:t>
      </w:r>
      <w:r w:rsidRPr="00D6374C">
        <w:rPr>
          <w:i/>
          <w:sz w:val="21"/>
          <w:szCs w:val="21"/>
          <w:lang w:val="en-HK"/>
        </w:rPr>
        <w:t>If you’re running a program that prints numbers in a Python tuple (i.e. the output looks like this: (1, 2, 3)) then the plotter will display these numbers as a graph.</w:t>
      </w:r>
    </w:p>
    <w:p w14:paraId="781CF154" w14:textId="77777777" w:rsidR="001B0057" w:rsidRPr="001B0057" w:rsidRDefault="001B0057">
      <w:pPr>
        <w:ind w:firstLine="422"/>
        <w:rPr>
          <w:i/>
          <w:sz w:val="21"/>
          <w:szCs w:val="21"/>
          <w:lang w:val="en-HK"/>
        </w:rPr>
      </w:pPr>
      <w:r w:rsidRPr="001B0057">
        <w:rPr>
          <w:b/>
          <w:i/>
          <w:sz w:val="21"/>
          <w:szCs w:val="21"/>
          <w:lang w:val="en-HK"/>
        </w:rPr>
        <w:t>Zoom-In:</w:t>
      </w:r>
      <w:r w:rsidRPr="001B0057">
        <w:rPr>
          <w:i/>
          <w:sz w:val="21"/>
          <w:szCs w:val="21"/>
          <w:lang w:val="en-HK"/>
        </w:rPr>
        <w:t xml:space="preserve"> make the text bigger</w:t>
      </w:r>
    </w:p>
    <w:p w14:paraId="09632C43" w14:textId="77777777" w:rsidR="001B0057" w:rsidRPr="001B0057" w:rsidRDefault="001B0057">
      <w:pPr>
        <w:ind w:firstLine="422"/>
        <w:rPr>
          <w:b/>
          <w:i/>
          <w:sz w:val="21"/>
          <w:szCs w:val="21"/>
          <w:lang w:val="en-HK"/>
        </w:rPr>
      </w:pPr>
      <w:r w:rsidRPr="001B0057">
        <w:rPr>
          <w:b/>
          <w:i/>
          <w:sz w:val="21"/>
          <w:szCs w:val="21"/>
          <w:lang w:val="en-HK"/>
        </w:rPr>
        <w:t>Zoom-Out:</w:t>
      </w:r>
      <w:r w:rsidRPr="001B0057">
        <w:rPr>
          <w:i/>
          <w:sz w:val="21"/>
          <w:szCs w:val="21"/>
          <w:lang w:val="en-HK"/>
        </w:rPr>
        <w:t xml:space="preserve"> make the text smaller</w:t>
      </w:r>
    </w:p>
    <w:p w14:paraId="3CA5CCD9" w14:textId="77777777" w:rsidR="00552964" w:rsidRPr="001B0057" w:rsidRDefault="000827D6">
      <w:pPr>
        <w:ind w:firstLine="422"/>
        <w:rPr>
          <w:i/>
          <w:sz w:val="21"/>
          <w:szCs w:val="21"/>
          <w:lang w:val="en-HK"/>
        </w:rPr>
      </w:pPr>
      <w:r w:rsidRPr="001B0057">
        <w:rPr>
          <w:b/>
          <w:i/>
          <w:sz w:val="21"/>
          <w:szCs w:val="21"/>
          <w:lang w:val="en-HK"/>
        </w:rPr>
        <w:t>Theme</w:t>
      </w:r>
      <w:r w:rsidR="001B0057" w:rsidRPr="001B0057">
        <w:rPr>
          <w:b/>
          <w:i/>
          <w:sz w:val="21"/>
          <w:szCs w:val="21"/>
          <w:lang w:val="en-HK"/>
        </w:rPr>
        <w:t>:</w:t>
      </w:r>
      <w:r w:rsidR="001B0057" w:rsidRPr="001B0057">
        <w:rPr>
          <w:i/>
          <w:sz w:val="21"/>
          <w:szCs w:val="21"/>
          <w:lang w:val="en-HK"/>
        </w:rPr>
        <w:t xml:space="preserve"> </w:t>
      </w:r>
      <w:r w:rsidRPr="001B0057">
        <w:rPr>
          <w:i/>
          <w:sz w:val="21"/>
          <w:szCs w:val="21"/>
          <w:lang w:val="en-HK"/>
        </w:rPr>
        <w:t>toggle through three different display “themes”:</w:t>
      </w:r>
    </w:p>
    <w:p w14:paraId="3FB077C0" w14:textId="77777777" w:rsidR="00552964" w:rsidRPr="001B0057" w:rsidRDefault="001B0057">
      <w:pPr>
        <w:rPr>
          <w:i/>
          <w:sz w:val="21"/>
          <w:szCs w:val="21"/>
          <w:lang w:val="en-HK"/>
        </w:rPr>
      </w:pPr>
      <w:r w:rsidRPr="001B0057">
        <w:rPr>
          <w:i/>
          <w:sz w:val="21"/>
          <w:szCs w:val="21"/>
          <w:lang w:val="en-HK"/>
        </w:rPr>
        <w:t>“</w:t>
      </w:r>
      <w:r w:rsidR="000827D6" w:rsidRPr="001B0057">
        <w:rPr>
          <w:i/>
          <w:sz w:val="21"/>
          <w:szCs w:val="21"/>
          <w:lang w:val="en-HK"/>
        </w:rPr>
        <w:t>Day</w:t>
      </w:r>
      <w:r w:rsidRPr="001B0057">
        <w:rPr>
          <w:i/>
          <w:sz w:val="21"/>
          <w:szCs w:val="21"/>
          <w:lang w:val="en-HK"/>
        </w:rPr>
        <w:t xml:space="preserve">” - </w:t>
      </w:r>
      <w:r w:rsidR="000827D6" w:rsidRPr="001B0057">
        <w:rPr>
          <w:i/>
          <w:sz w:val="21"/>
          <w:szCs w:val="21"/>
          <w:lang w:val="en-HK"/>
        </w:rPr>
        <w:t>a light theme that’s easy on the eyes (used in the example images).</w:t>
      </w:r>
    </w:p>
    <w:p w14:paraId="6FEECF33" w14:textId="77777777" w:rsidR="00552964" w:rsidRPr="001B0057" w:rsidRDefault="001B0057">
      <w:pPr>
        <w:rPr>
          <w:i/>
          <w:sz w:val="21"/>
          <w:szCs w:val="21"/>
          <w:lang w:val="en-HK"/>
        </w:rPr>
      </w:pPr>
      <w:r w:rsidRPr="001B0057">
        <w:rPr>
          <w:i/>
          <w:sz w:val="21"/>
          <w:szCs w:val="21"/>
          <w:lang w:val="en-HK"/>
        </w:rPr>
        <w:t>“</w:t>
      </w:r>
      <w:r w:rsidR="000827D6" w:rsidRPr="001B0057">
        <w:rPr>
          <w:i/>
          <w:sz w:val="21"/>
          <w:szCs w:val="21"/>
          <w:lang w:val="en-HK"/>
        </w:rPr>
        <w:t>Night</w:t>
      </w:r>
      <w:r w:rsidRPr="001B0057">
        <w:rPr>
          <w:i/>
          <w:sz w:val="21"/>
          <w:szCs w:val="21"/>
          <w:lang w:val="en-HK"/>
        </w:rPr>
        <w:t xml:space="preserve">” - </w:t>
      </w:r>
      <w:r w:rsidR="000827D6" w:rsidRPr="001B0057">
        <w:rPr>
          <w:i/>
          <w:sz w:val="21"/>
          <w:szCs w:val="21"/>
          <w:lang w:val="en-HK"/>
        </w:rPr>
        <w:t>a dark theme that makes you look like a coder in a Hollywood film.</w:t>
      </w:r>
    </w:p>
    <w:p w14:paraId="378FB830" w14:textId="77777777" w:rsidR="00552964" w:rsidRPr="001B0057" w:rsidRDefault="001B0057">
      <w:pPr>
        <w:rPr>
          <w:i/>
          <w:sz w:val="21"/>
          <w:szCs w:val="21"/>
          <w:lang w:val="en-HK"/>
        </w:rPr>
      </w:pPr>
      <w:r w:rsidRPr="001B0057">
        <w:rPr>
          <w:i/>
          <w:sz w:val="21"/>
          <w:szCs w:val="21"/>
          <w:lang w:val="en-HK"/>
        </w:rPr>
        <w:t>“</w:t>
      </w:r>
      <w:r w:rsidR="000827D6" w:rsidRPr="001B0057">
        <w:rPr>
          <w:i/>
          <w:sz w:val="21"/>
          <w:szCs w:val="21"/>
          <w:lang w:val="en-HK"/>
        </w:rPr>
        <w:t>High Contrast</w:t>
      </w:r>
      <w:r w:rsidRPr="001B0057">
        <w:rPr>
          <w:i/>
          <w:sz w:val="21"/>
          <w:szCs w:val="21"/>
          <w:lang w:val="en-HK"/>
        </w:rPr>
        <w:t>” -</w:t>
      </w:r>
      <w:r w:rsidR="000827D6" w:rsidRPr="001B0057">
        <w:rPr>
          <w:i/>
          <w:sz w:val="21"/>
          <w:szCs w:val="21"/>
          <w:lang w:val="en-HK"/>
        </w:rPr>
        <w:t xml:space="preserve"> a black and white theme for those who need help seeing Mu’s user interface.</w:t>
      </w:r>
    </w:p>
    <w:p w14:paraId="1F99C934" w14:textId="77777777" w:rsidR="00552964" w:rsidRPr="001B0057" w:rsidRDefault="000827D6">
      <w:pPr>
        <w:ind w:firstLine="422"/>
        <w:rPr>
          <w:i/>
          <w:sz w:val="21"/>
          <w:szCs w:val="21"/>
          <w:lang w:val="en-HK"/>
        </w:rPr>
      </w:pPr>
      <w:r w:rsidRPr="001B0057">
        <w:rPr>
          <w:b/>
          <w:i/>
          <w:sz w:val="21"/>
          <w:szCs w:val="21"/>
          <w:lang w:val="en-HK"/>
        </w:rPr>
        <w:t>Check:</w:t>
      </w:r>
      <w:r w:rsidRPr="001B0057">
        <w:rPr>
          <w:i/>
          <w:sz w:val="21"/>
          <w:szCs w:val="21"/>
          <w:lang w:val="en-HK"/>
        </w:rPr>
        <w:t xml:space="preserve"> analyses your code and suggests ways to improve it.</w:t>
      </w:r>
    </w:p>
    <w:p w14:paraId="69C89978" w14:textId="77777777" w:rsidR="00552964" w:rsidRPr="001B0057" w:rsidRDefault="000827D6">
      <w:pPr>
        <w:ind w:firstLine="422"/>
        <w:rPr>
          <w:i/>
          <w:sz w:val="21"/>
          <w:szCs w:val="21"/>
          <w:lang w:val="en-HK"/>
        </w:rPr>
      </w:pPr>
      <w:r w:rsidRPr="001B0057">
        <w:rPr>
          <w:b/>
          <w:i/>
          <w:sz w:val="21"/>
          <w:szCs w:val="21"/>
          <w:lang w:val="en-HK"/>
        </w:rPr>
        <w:t xml:space="preserve">Help: </w:t>
      </w:r>
      <w:r w:rsidRPr="001B0057">
        <w:rPr>
          <w:i/>
          <w:sz w:val="21"/>
          <w:szCs w:val="21"/>
          <w:lang w:val="en-HK"/>
        </w:rPr>
        <w:t>opens your default browser on Mu’s help page.</w:t>
      </w:r>
    </w:p>
    <w:p w14:paraId="4FB478AB" w14:textId="77777777" w:rsidR="00552964" w:rsidRDefault="000827D6">
      <w:pPr>
        <w:ind w:firstLine="422"/>
        <w:rPr>
          <w:i/>
          <w:sz w:val="21"/>
          <w:szCs w:val="21"/>
          <w:lang w:val="en-HK"/>
        </w:rPr>
      </w:pPr>
      <w:r w:rsidRPr="001B0057">
        <w:rPr>
          <w:b/>
          <w:i/>
          <w:sz w:val="21"/>
          <w:szCs w:val="21"/>
          <w:lang w:val="en-HK"/>
        </w:rPr>
        <w:t xml:space="preserve">Quit: </w:t>
      </w:r>
      <w:r w:rsidRPr="001B0057">
        <w:rPr>
          <w:i/>
          <w:sz w:val="21"/>
          <w:szCs w:val="21"/>
          <w:lang w:val="en-HK"/>
        </w:rPr>
        <w:t>stops the editor. You may be asked to save your work if you haven’t done so already.</w:t>
      </w:r>
    </w:p>
    <w:p w14:paraId="59861D6C" w14:textId="77777777" w:rsidR="00351D51" w:rsidRPr="00351D51" w:rsidRDefault="00351C26" w:rsidP="00351D51">
      <w:pPr>
        <w:pStyle w:val="ListParagraph"/>
        <w:numPr>
          <w:ilvl w:val="0"/>
          <w:numId w:val="16"/>
        </w:numPr>
        <w:rPr>
          <w:lang w:val="en-HK"/>
        </w:rPr>
      </w:pPr>
      <w:r>
        <w:rPr>
          <w:rFonts w:hint="eastAsia"/>
          <w:lang w:val="en-HK"/>
        </w:rPr>
        <w:t>W</w:t>
      </w:r>
      <w:r>
        <w:rPr>
          <w:lang w:val="en-HK"/>
        </w:rPr>
        <w:t xml:space="preserve">e can select </w:t>
      </w:r>
      <w:r w:rsidR="00DE12FC" w:rsidRPr="00DE12FC">
        <w:rPr>
          <w:lang w:val="en-HK"/>
        </w:rPr>
        <w:t>dark theme</w:t>
      </w:r>
      <w:r w:rsidR="00DE12FC">
        <w:rPr>
          <w:lang w:val="en-HK"/>
        </w:rPr>
        <w:t xml:space="preserve"> by</w:t>
      </w:r>
      <w:r>
        <w:rPr>
          <w:lang w:val="en-HK"/>
        </w:rPr>
        <w:t xml:space="preserve"> click</w:t>
      </w:r>
      <w:r w:rsidR="00DE12FC">
        <w:rPr>
          <w:lang w:val="en-HK"/>
        </w:rPr>
        <w:t>ing</w:t>
      </w:r>
      <w:r>
        <w:rPr>
          <w:lang w:val="en-HK"/>
        </w:rPr>
        <w:t xml:space="preserve"> the </w:t>
      </w:r>
      <w:r w:rsidRPr="00DE12FC">
        <w:rPr>
          <w:rStyle w:val="TitleChar"/>
          <w:rFonts w:eastAsiaTheme="minorEastAsia"/>
        </w:rPr>
        <w:t>Theme</w:t>
      </w:r>
      <w:r w:rsidR="00DE12FC">
        <w:rPr>
          <w:lang w:val="en-HK"/>
        </w:rPr>
        <w:t xml:space="preserve"> </w:t>
      </w:r>
      <w:r w:rsidR="005F3B48">
        <w:rPr>
          <w:lang w:val="en-HK"/>
        </w:rPr>
        <w:t>button, which</w:t>
      </w:r>
      <w:r w:rsidR="00DE12FC">
        <w:rPr>
          <w:lang w:val="en-HK"/>
        </w:rPr>
        <w:t xml:space="preserve"> is suitable for our </w:t>
      </w:r>
      <w:r w:rsidR="00DE12FC">
        <w:rPr>
          <w:lang w:val="en-HK"/>
        </w:rPr>
        <w:lastRenderedPageBreak/>
        <w:t>eyes.</w:t>
      </w:r>
    </w:p>
    <w:p w14:paraId="0923A841" w14:textId="77777777" w:rsidR="00DE12FC" w:rsidRDefault="00DE12FC" w:rsidP="00DE12FC">
      <w:pPr>
        <w:pStyle w:val="ListParagraph"/>
        <w:numPr>
          <w:ilvl w:val="0"/>
          <w:numId w:val="16"/>
        </w:numPr>
        <w:rPr>
          <w:lang w:val="en-HK"/>
        </w:rPr>
      </w:pPr>
      <w:r>
        <w:rPr>
          <w:lang w:val="en-HK"/>
        </w:rPr>
        <w:t xml:space="preserve">Click the </w:t>
      </w:r>
      <w:r w:rsidR="001B0057" w:rsidRPr="001D0F10">
        <w:rPr>
          <w:rStyle w:val="TitleChar"/>
          <w:rFonts w:eastAsiaTheme="minorEastAsia"/>
          <w:lang w:val="en-HK"/>
        </w:rPr>
        <w:t>New</w:t>
      </w:r>
      <w:r w:rsidR="001B0057" w:rsidRPr="001B0057">
        <w:rPr>
          <w:lang w:val="en-HK"/>
        </w:rPr>
        <w:t xml:space="preserve"> button, then bef</w:t>
      </w:r>
      <w:r w:rsidR="005F3B48">
        <w:rPr>
          <w:lang w:val="en-HK"/>
        </w:rPr>
        <w:t xml:space="preserve">ore typing anything, click the </w:t>
      </w:r>
      <w:r w:rsidR="001B0057" w:rsidRPr="005F3B48">
        <w:rPr>
          <w:rStyle w:val="TitleChar"/>
          <w:rFonts w:eastAsiaTheme="minorEastAsia"/>
          <w:lang w:val="en-HK"/>
        </w:rPr>
        <w:t>Save</w:t>
      </w:r>
      <w:r w:rsidR="001B0057" w:rsidRPr="001B0057">
        <w:rPr>
          <w:lang w:val="en-HK"/>
        </w:rPr>
        <w:t xml:space="preserve"> button and </w:t>
      </w:r>
      <w:r>
        <w:rPr>
          <w:lang w:val="en-HK"/>
        </w:rPr>
        <w:t xml:space="preserve">create a new folder named “python_code”, then </w:t>
      </w:r>
      <w:r w:rsidRPr="00DE12FC">
        <w:rPr>
          <w:b/>
          <w:lang w:val="en-HK"/>
        </w:rPr>
        <w:t>double click</w:t>
      </w:r>
      <w:r>
        <w:rPr>
          <w:lang w:val="en-HK"/>
        </w:rPr>
        <w:t xml:space="preserve"> the new folder and </w:t>
      </w:r>
      <w:r w:rsidR="001B0057" w:rsidRPr="001B0057">
        <w:rPr>
          <w:lang w:val="en-HK"/>
        </w:rPr>
        <w:t>give your file a name (for example “hello</w:t>
      </w:r>
      <w:r w:rsidR="001D0F10">
        <w:rPr>
          <w:lang w:val="en-HK"/>
        </w:rPr>
        <w:t>_world</w:t>
      </w:r>
      <w:r w:rsidR="001B0057" w:rsidRPr="001B0057">
        <w:rPr>
          <w:lang w:val="en-HK"/>
        </w:rPr>
        <w:t>.</w:t>
      </w:r>
      <w:r w:rsidR="001B0057" w:rsidRPr="00C05224">
        <w:rPr>
          <w:color w:val="FF0000"/>
          <w:lang w:val="en-HK"/>
          <w:rPrChange w:id="98" w:author="Zhang Jieyun" w:date="2021-05-17T16:13:00Z">
            <w:rPr>
              <w:lang w:val="en-HK"/>
            </w:rPr>
          </w:rPrChange>
        </w:rPr>
        <w:t>py</w:t>
      </w:r>
      <w:r w:rsidR="001B0057" w:rsidRPr="001B0057">
        <w:rPr>
          <w:lang w:val="en-HK"/>
        </w:rPr>
        <w:t>”)</w:t>
      </w:r>
      <w:r>
        <w:rPr>
          <w:lang w:val="en-HK"/>
        </w:rPr>
        <w:t xml:space="preserve"> before save it</w:t>
      </w:r>
      <w:r w:rsidR="001B0057" w:rsidRPr="001B0057">
        <w:rPr>
          <w:lang w:val="en-HK"/>
        </w:rPr>
        <w:t>.</w:t>
      </w:r>
    </w:p>
    <w:p w14:paraId="37FA8E4B" w14:textId="77777777" w:rsidR="00351D51" w:rsidRPr="00351D51" w:rsidRDefault="00351D51" w:rsidP="00351D51">
      <w:pPr>
        <w:ind w:firstLine="0"/>
        <w:rPr>
          <w:lang w:val="en-HK"/>
        </w:rPr>
      </w:pPr>
      <w:r>
        <w:rPr>
          <w:noProof/>
        </w:rPr>
        <w:drawing>
          <wp:inline distT="0" distB="0" distL="0" distR="0" wp14:anchorId="52F1F9D3" wp14:editId="2809F642">
            <wp:extent cx="5274310" cy="39446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944620"/>
                    </a:xfrm>
                    <a:prstGeom prst="rect">
                      <a:avLst/>
                    </a:prstGeom>
                  </pic:spPr>
                </pic:pic>
              </a:graphicData>
            </a:graphic>
          </wp:inline>
        </w:drawing>
      </w:r>
    </w:p>
    <w:p w14:paraId="2231B46E" w14:textId="77777777" w:rsidR="001D0F10" w:rsidRDefault="001D0F10" w:rsidP="001D0F10">
      <w:pPr>
        <w:pStyle w:val="ListParagraph"/>
        <w:numPr>
          <w:ilvl w:val="0"/>
          <w:numId w:val="16"/>
        </w:numPr>
        <w:rPr>
          <w:lang w:val="en-HK"/>
        </w:rPr>
      </w:pPr>
      <w:r w:rsidRPr="001D0F10">
        <w:rPr>
          <w:lang w:val="en-HK"/>
        </w:rPr>
        <w:t>Type the following Python code into the text area:</w:t>
      </w:r>
    </w:p>
    <w:p w14:paraId="67E3A9FD" w14:textId="77777777" w:rsidR="001D0F10" w:rsidRPr="001D0F10" w:rsidRDefault="001D0F10" w:rsidP="001D0F10">
      <w:pPr>
        <w:pStyle w:val="Code"/>
        <w:spacing w:after="0"/>
        <w:rPr>
          <w:sz w:val="16"/>
          <w:szCs w:val="20"/>
        </w:rPr>
      </w:pPr>
      <w:r w:rsidRPr="001D0F10">
        <w:rPr>
          <w:sz w:val="21"/>
        </w:rPr>
        <w:t xml:space="preserve">print("Hello </w:t>
      </w:r>
      <w:r>
        <w:rPr>
          <w:sz w:val="21"/>
        </w:rPr>
        <w:t>World</w:t>
      </w:r>
      <w:r w:rsidRPr="001D0F10">
        <w:rPr>
          <w:sz w:val="21"/>
        </w:rPr>
        <w:t>!")</w:t>
      </w:r>
    </w:p>
    <w:p w14:paraId="23FD3A6F" w14:textId="77777777" w:rsidR="001D0F10" w:rsidRDefault="00DE12FC" w:rsidP="001D0F10">
      <w:pPr>
        <w:pStyle w:val="ListParagraph"/>
        <w:numPr>
          <w:ilvl w:val="0"/>
          <w:numId w:val="16"/>
        </w:numPr>
        <w:rPr>
          <w:lang w:val="en-HK"/>
        </w:rPr>
      </w:pPr>
      <w:r>
        <w:rPr>
          <w:lang w:val="en-HK"/>
        </w:rPr>
        <w:t xml:space="preserve">Click the </w:t>
      </w:r>
      <w:r w:rsidR="001D0F10" w:rsidRPr="001D0F10">
        <w:rPr>
          <w:rStyle w:val="TitleChar"/>
          <w:rFonts w:eastAsiaTheme="minorEastAsia"/>
          <w:lang w:val="en-HK"/>
        </w:rPr>
        <w:t>Run</w:t>
      </w:r>
      <w:r w:rsidR="001D0F10" w:rsidRPr="001D0F10">
        <w:rPr>
          <w:lang w:val="en-HK"/>
        </w:rPr>
        <w:t xml:space="preserve"> button and the output of your program will be displayed in </w:t>
      </w:r>
      <w:r w:rsidR="00D6374C">
        <w:rPr>
          <w:lang w:val="en-HK"/>
        </w:rPr>
        <w:t>the</w:t>
      </w:r>
      <w:r w:rsidR="001D0F10" w:rsidRPr="001D0F10">
        <w:rPr>
          <w:lang w:val="en-HK"/>
        </w:rPr>
        <w:t xml:space="preserve"> “output” area.</w:t>
      </w:r>
    </w:p>
    <w:p w14:paraId="44B780E7" w14:textId="77777777" w:rsidR="00DE12FC" w:rsidRPr="00DE12FC" w:rsidRDefault="00D6374C" w:rsidP="00D6374C">
      <w:pPr>
        <w:ind w:firstLine="0"/>
        <w:jc w:val="center"/>
        <w:rPr>
          <w:lang w:val="en-HK"/>
        </w:rPr>
      </w:pPr>
      <w:r>
        <w:rPr>
          <w:noProof/>
        </w:rPr>
        <w:lastRenderedPageBreak/>
        <w:drawing>
          <wp:inline distT="0" distB="0" distL="0" distR="0" wp14:anchorId="21391D51" wp14:editId="27267003">
            <wp:extent cx="5274310" cy="378523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785235"/>
                    </a:xfrm>
                    <a:prstGeom prst="rect">
                      <a:avLst/>
                    </a:prstGeom>
                  </pic:spPr>
                </pic:pic>
              </a:graphicData>
            </a:graphic>
          </wp:inline>
        </w:drawing>
      </w:r>
    </w:p>
    <w:p w14:paraId="4ED8E9D2" w14:textId="77777777" w:rsidR="000814A0" w:rsidRDefault="00D6374C" w:rsidP="000814A0">
      <w:pPr>
        <w:pStyle w:val="ListParagraph"/>
        <w:numPr>
          <w:ilvl w:val="0"/>
          <w:numId w:val="16"/>
        </w:numPr>
        <w:rPr>
          <w:lang w:val="en-HK"/>
        </w:rPr>
      </w:pPr>
      <w:r w:rsidRPr="00D6374C">
        <w:rPr>
          <w:lang w:val="en-HK"/>
        </w:rPr>
        <w:t>Click the “</w:t>
      </w:r>
      <w:r w:rsidRPr="00DF45D7">
        <w:rPr>
          <w:rStyle w:val="TitleChar"/>
          <w:rFonts w:eastAsiaTheme="minorEastAsia"/>
          <w:lang w:val="en-HK"/>
        </w:rPr>
        <w:t>Stop</w:t>
      </w:r>
      <w:r w:rsidRPr="00D6374C">
        <w:rPr>
          <w:lang w:val="en-HK"/>
        </w:rPr>
        <w:t>” button to return to editing your code.</w:t>
      </w:r>
    </w:p>
    <w:p w14:paraId="728EF733" w14:textId="77777777" w:rsidR="000814A0" w:rsidRDefault="00DF45D7" w:rsidP="000814A0">
      <w:pPr>
        <w:pStyle w:val="ListParagraph"/>
        <w:numPr>
          <w:ilvl w:val="0"/>
          <w:numId w:val="16"/>
        </w:numPr>
        <w:rPr>
          <w:lang w:val="en-HK"/>
        </w:rPr>
      </w:pPr>
      <w:r>
        <w:rPr>
          <w:lang w:val="en-HK"/>
        </w:rPr>
        <w:t>Type the following code</w:t>
      </w:r>
      <w:r w:rsidR="00350AC7">
        <w:rPr>
          <w:lang w:val="en-HK"/>
        </w:rPr>
        <w:t xml:space="preserve"> manually</w:t>
      </w:r>
    </w:p>
    <w:p w14:paraId="71AE5E87" w14:textId="77777777" w:rsidR="00DF45D7" w:rsidRPr="00DF45D7" w:rsidRDefault="00DF45D7" w:rsidP="00DF45D7">
      <w:pPr>
        <w:pStyle w:val="Code"/>
        <w:spacing w:after="0"/>
        <w:rPr>
          <w:lang w:val="en-HK"/>
        </w:rPr>
      </w:pPr>
      <w:r w:rsidRPr="00DF45D7">
        <w:rPr>
          <w:lang w:val="en-HK"/>
        </w:rPr>
        <w:t>a = '</w:t>
      </w:r>
      <w:r>
        <w:rPr>
          <w:lang w:val="en-HK"/>
        </w:rPr>
        <w:t>Hi</w:t>
      </w:r>
      <w:r w:rsidR="00611917">
        <w:rPr>
          <w:lang w:val="en-HK"/>
        </w:rPr>
        <w:t>!</w:t>
      </w:r>
      <w:r w:rsidRPr="00DF45D7">
        <w:rPr>
          <w:lang w:val="en-HK"/>
        </w:rPr>
        <w:t>'</w:t>
      </w:r>
    </w:p>
    <w:p w14:paraId="496D5CC0" w14:textId="77777777" w:rsidR="00DF45D7" w:rsidRPr="00DF45D7" w:rsidRDefault="00DF45D7" w:rsidP="00DF45D7">
      <w:pPr>
        <w:pStyle w:val="Code"/>
        <w:spacing w:after="0"/>
        <w:rPr>
          <w:lang w:val="en-HK"/>
        </w:rPr>
      </w:pPr>
      <w:r w:rsidRPr="00DF45D7">
        <w:rPr>
          <w:lang w:val="en-HK"/>
        </w:rPr>
        <w:t>b = a * 3</w:t>
      </w:r>
    </w:p>
    <w:p w14:paraId="038C0766" w14:textId="77777777" w:rsidR="00DF45D7" w:rsidRPr="00DF45D7" w:rsidRDefault="00DF45D7" w:rsidP="00DF45D7">
      <w:pPr>
        <w:pStyle w:val="Code"/>
        <w:spacing w:after="0"/>
        <w:rPr>
          <w:lang w:val="en-HK"/>
        </w:rPr>
      </w:pPr>
      <w:r w:rsidRPr="00DF45D7">
        <w:rPr>
          <w:lang w:val="en-HK"/>
        </w:rPr>
        <w:t>print(b)</w:t>
      </w:r>
    </w:p>
    <w:p w14:paraId="2E0478C5" w14:textId="77777777" w:rsidR="00DF45D7" w:rsidRPr="00DF45D7" w:rsidRDefault="00DF45D7" w:rsidP="00DF45D7">
      <w:pPr>
        <w:pStyle w:val="Code"/>
        <w:spacing w:after="0"/>
        <w:rPr>
          <w:lang w:val="en-HK"/>
        </w:rPr>
      </w:pPr>
      <w:r w:rsidRPr="00DF45D7">
        <w:rPr>
          <w:lang w:val="en-HK"/>
        </w:rPr>
        <w:t>for char in a</w:t>
      </w:r>
      <w:r w:rsidRPr="007F7840">
        <w:rPr>
          <w:color w:val="FF0000"/>
          <w:lang w:val="en-HK"/>
          <w:rPrChange w:id="99" w:author="Zhang Jieyun" w:date="2021-05-17T17:57:00Z">
            <w:rPr>
              <w:lang w:val="en-HK"/>
            </w:rPr>
          </w:rPrChange>
        </w:rPr>
        <w:t>:</w:t>
      </w:r>
    </w:p>
    <w:p w14:paraId="7C99F78D" w14:textId="77777777" w:rsidR="00DF45D7" w:rsidRPr="00DF45D7" w:rsidRDefault="00DF45D7" w:rsidP="00DF45D7">
      <w:pPr>
        <w:pStyle w:val="Code"/>
        <w:spacing w:after="0"/>
        <w:rPr>
          <w:lang w:val="en-HK"/>
        </w:rPr>
      </w:pPr>
      <w:r w:rsidRPr="00DF45D7">
        <w:rPr>
          <w:lang w:val="en-HK"/>
        </w:rPr>
        <w:t xml:space="preserve">    print(char)</w:t>
      </w:r>
    </w:p>
    <w:p w14:paraId="39BAE232" w14:textId="77777777" w:rsidR="00DF45D7" w:rsidRPr="00DF45D7" w:rsidRDefault="00DF45D7" w:rsidP="00DF45D7">
      <w:pPr>
        <w:pStyle w:val="Code"/>
        <w:spacing w:after="0"/>
        <w:rPr>
          <w:lang w:val="en-HK"/>
        </w:rPr>
      </w:pPr>
      <w:r w:rsidRPr="00DF45D7">
        <w:rPr>
          <w:lang w:val="en-HK"/>
        </w:rPr>
        <w:t xml:space="preserve">    </w:t>
      </w:r>
    </w:p>
    <w:p w14:paraId="51846950" w14:textId="77777777" w:rsidR="00DF45D7" w:rsidRPr="00DF45D7" w:rsidRDefault="00DF45D7" w:rsidP="00DF45D7">
      <w:pPr>
        <w:pStyle w:val="Code"/>
        <w:spacing w:after="0"/>
        <w:rPr>
          <w:lang w:val="en-HK"/>
        </w:rPr>
      </w:pPr>
      <w:r w:rsidRPr="00DF45D7">
        <w:rPr>
          <w:lang w:val="en-HK"/>
        </w:rPr>
        <w:t>name = "Joe"</w:t>
      </w:r>
    </w:p>
    <w:p w14:paraId="5FC8F109" w14:textId="77777777" w:rsidR="00DF45D7" w:rsidRPr="00DF45D7" w:rsidRDefault="00DF45D7" w:rsidP="00DF45D7">
      <w:pPr>
        <w:pStyle w:val="Code"/>
        <w:spacing w:after="0"/>
        <w:rPr>
          <w:lang w:val="en-HK"/>
        </w:rPr>
      </w:pPr>
      <w:r w:rsidRPr="00DF45D7">
        <w:rPr>
          <w:lang w:val="en-HK"/>
        </w:rPr>
        <w:t>if len(name) &gt; 3</w:t>
      </w:r>
      <w:r w:rsidRPr="006468A6">
        <w:rPr>
          <w:color w:val="FF0000"/>
          <w:lang w:val="en-HK"/>
          <w:rPrChange w:id="100" w:author="Zhang Jieyun" w:date="2021-05-17T16:27:00Z">
            <w:rPr>
              <w:lang w:val="en-HK"/>
            </w:rPr>
          </w:rPrChange>
        </w:rPr>
        <w:t>:</w:t>
      </w:r>
    </w:p>
    <w:p w14:paraId="3AD3D158" w14:textId="77777777" w:rsidR="00DF45D7" w:rsidRPr="00DF45D7" w:rsidRDefault="00DF45D7" w:rsidP="00DF45D7">
      <w:pPr>
        <w:pStyle w:val="Code"/>
        <w:spacing w:after="0"/>
        <w:rPr>
          <w:lang w:val="en-HK"/>
        </w:rPr>
      </w:pPr>
      <w:r w:rsidRPr="00DF45D7">
        <w:rPr>
          <w:lang w:val="en-HK"/>
        </w:rPr>
        <w:t xml:space="preserve">    print("Nice name,")</w:t>
      </w:r>
    </w:p>
    <w:p w14:paraId="6B12E619" w14:textId="77777777" w:rsidR="00DF45D7" w:rsidRPr="00DF45D7" w:rsidRDefault="00DF45D7" w:rsidP="00DF45D7">
      <w:pPr>
        <w:pStyle w:val="Code"/>
        <w:spacing w:after="0"/>
        <w:rPr>
          <w:lang w:val="en-HK"/>
        </w:rPr>
      </w:pPr>
      <w:r w:rsidRPr="00DF45D7">
        <w:rPr>
          <w:lang w:val="en-HK"/>
        </w:rPr>
        <w:t xml:space="preserve">    print(name)</w:t>
      </w:r>
    </w:p>
    <w:p w14:paraId="4F1231B6" w14:textId="77777777" w:rsidR="00DF45D7" w:rsidRPr="00DF45D7" w:rsidRDefault="00DF45D7" w:rsidP="00DF45D7">
      <w:pPr>
        <w:pStyle w:val="Code"/>
        <w:spacing w:after="0"/>
        <w:rPr>
          <w:lang w:val="en-HK"/>
        </w:rPr>
      </w:pPr>
      <w:r w:rsidRPr="00DF45D7">
        <w:rPr>
          <w:lang w:val="en-HK"/>
        </w:rPr>
        <w:t>else:</w:t>
      </w:r>
    </w:p>
    <w:p w14:paraId="0809EADD" w14:textId="77777777" w:rsidR="00DF45D7" w:rsidRPr="00DF45D7" w:rsidRDefault="00DF45D7" w:rsidP="00DF45D7">
      <w:pPr>
        <w:pStyle w:val="Code"/>
        <w:spacing w:after="0"/>
        <w:rPr>
          <w:lang w:val="en-HK"/>
        </w:rPr>
      </w:pPr>
      <w:r w:rsidRPr="00DF45D7">
        <w:rPr>
          <w:lang w:val="en-HK"/>
        </w:rPr>
        <w:t xml:space="preserve">    print("That's a short name,")</w:t>
      </w:r>
    </w:p>
    <w:p w14:paraId="7F83C84B" w14:textId="77777777" w:rsidR="00DF45D7" w:rsidRPr="00DF45D7" w:rsidRDefault="00DF45D7" w:rsidP="00DF45D7">
      <w:pPr>
        <w:pStyle w:val="Code"/>
        <w:spacing w:after="0"/>
        <w:rPr>
          <w:lang w:val="en-HK"/>
        </w:rPr>
      </w:pPr>
      <w:r w:rsidRPr="00DF45D7">
        <w:rPr>
          <w:lang w:val="en-HK"/>
        </w:rPr>
        <w:t xml:space="preserve">    print(name)</w:t>
      </w:r>
    </w:p>
    <w:p w14:paraId="7DA7E54C" w14:textId="77777777" w:rsidR="00DF45D7" w:rsidRPr="00DF45D7" w:rsidRDefault="00DF45D7" w:rsidP="00DF45D7">
      <w:pPr>
        <w:pStyle w:val="Code"/>
        <w:spacing w:after="0"/>
        <w:rPr>
          <w:lang w:val="en-HK"/>
        </w:rPr>
      </w:pPr>
      <w:r w:rsidRPr="00DF45D7">
        <w:rPr>
          <w:lang w:val="en-HK"/>
        </w:rPr>
        <w:t xml:space="preserve">    </w:t>
      </w:r>
    </w:p>
    <w:p w14:paraId="2D147EC9" w14:textId="77777777" w:rsidR="00DF45D7" w:rsidRPr="00DF45D7" w:rsidRDefault="00DF45D7" w:rsidP="00DF45D7">
      <w:pPr>
        <w:pStyle w:val="Code"/>
        <w:spacing w:after="0"/>
        <w:rPr>
          <w:lang w:val="en-HK"/>
        </w:rPr>
      </w:pPr>
      <w:r w:rsidRPr="00DF45D7">
        <w:rPr>
          <w:lang w:val="en-HK"/>
        </w:rPr>
        <w:t>n = 0</w:t>
      </w:r>
    </w:p>
    <w:p w14:paraId="0650A756" w14:textId="77777777" w:rsidR="00DF45D7" w:rsidRPr="00DF45D7" w:rsidRDefault="00DF45D7" w:rsidP="00DF45D7">
      <w:pPr>
        <w:pStyle w:val="Code"/>
        <w:spacing w:after="0"/>
        <w:rPr>
          <w:lang w:val="en-HK"/>
        </w:rPr>
      </w:pPr>
      <w:r w:rsidRPr="00DF45D7">
        <w:rPr>
          <w:lang w:val="en-HK"/>
        </w:rPr>
        <w:t>for i in range(5)</w:t>
      </w:r>
      <w:r w:rsidRPr="006468A6">
        <w:rPr>
          <w:color w:val="FF0000"/>
          <w:lang w:val="en-HK"/>
          <w:rPrChange w:id="101" w:author="Zhang Jieyun" w:date="2021-05-17T16:27:00Z">
            <w:rPr>
              <w:lang w:val="en-HK"/>
            </w:rPr>
          </w:rPrChange>
        </w:rPr>
        <w:t>:</w:t>
      </w:r>
    </w:p>
    <w:p w14:paraId="5F303833" w14:textId="77777777" w:rsidR="00DF45D7" w:rsidRPr="00DF45D7" w:rsidRDefault="00DF45D7" w:rsidP="00DF45D7">
      <w:pPr>
        <w:pStyle w:val="Code"/>
        <w:spacing w:after="0"/>
        <w:rPr>
          <w:lang w:val="en-HK"/>
        </w:rPr>
      </w:pPr>
      <w:r w:rsidRPr="00DF45D7">
        <w:rPr>
          <w:lang w:val="en-HK"/>
        </w:rPr>
        <w:t xml:space="preserve">    n += i</w:t>
      </w:r>
    </w:p>
    <w:p w14:paraId="57E8F1F0" w14:textId="77777777" w:rsidR="00DF45D7" w:rsidRPr="00DF45D7" w:rsidRDefault="00DF45D7" w:rsidP="00DF45D7">
      <w:pPr>
        <w:pStyle w:val="Code"/>
        <w:spacing w:after="0"/>
        <w:rPr>
          <w:lang w:val="en-HK"/>
        </w:rPr>
      </w:pPr>
      <w:r w:rsidRPr="00DF45D7">
        <w:rPr>
          <w:lang w:val="en-HK"/>
        </w:rPr>
        <w:t xml:space="preserve">print("The sum of the numbers 1 to </w:t>
      </w:r>
      <w:r>
        <w:rPr>
          <w:lang w:val="en-HK"/>
        </w:rPr>
        <w:t>4</w:t>
      </w:r>
      <w:r w:rsidRPr="00DF45D7">
        <w:rPr>
          <w:lang w:val="en-HK"/>
        </w:rPr>
        <w:t xml:space="preserve"> is: %d" % n)</w:t>
      </w:r>
    </w:p>
    <w:p w14:paraId="1E96763B" w14:textId="77777777" w:rsidR="00DF45D7" w:rsidRPr="00DF45D7" w:rsidRDefault="00DF45D7" w:rsidP="00DF45D7">
      <w:pPr>
        <w:pStyle w:val="Code"/>
        <w:spacing w:after="0"/>
        <w:rPr>
          <w:lang w:val="en-HK"/>
        </w:rPr>
      </w:pPr>
    </w:p>
    <w:p w14:paraId="0D427A72" w14:textId="77777777" w:rsidR="00DF45D7" w:rsidRPr="00DF45D7" w:rsidRDefault="00DF45D7" w:rsidP="00DF45D7">
      <w:pPr>
        <w:pStyle w:val="Code"/>
        <w:spacing w:after="0"/>
        <w:rPr>
          <w:lang w:val="en-HK"/>
        </w:rPr>
      </w:pPr>
      <w:r w:rsidRPr="00DF45D7">
        <w:rPr>
          <w:lang w:val="en-HK"/>
        </w:rPr>
        <w:t>dict_test = {i: i ** 3 for i in range(5)}</w:t>
      </w:r>
    </w:p>
    <w:p w14:paraId="4A60260E" w14:textId="77777777" w:rsidR="00DF45D7" w:rsidRPr="00DF45D7" w:rsidRDefault="00DF45D7" w:rsidP="00DF45D7">
      <w:pPr>
        <w:pStyle w:val="Code"/>
        <w:spacing w:after="0"/>
        <w:rPr>
          <w:lang w:val="en-HK"/>
        </w:rPr>
      </w:pPr>
      <w:r w:rsidRPr="00DF45D7">
        <w:rPr>
          <w:lang w:val="en-HK"/>
        </w:rPr>
        <w:lastRenderedPageBreak/>
        <w:t>print(dict_test)</w:t>
      </w:r>
    </w:p>
    <w:p w14:paraId="65A0BB3A" w14:textId="77777777" w:rsidR="00DF45D7" w:rsidRDefault="00DF45D7" w:rsidP="00611917">
      <w:pPr>
        <w:pStyle w:val="ListParagraph"/>
        <w:numPr>
          <w:ilvl w:val="0"/>
          <w:numId w:val="16"/>
        </w:numPr>
      </w:pPr>
      <w:r>
        <w:rPr>
          <w:rFonts w:hint="eastAsia"/>
        </w:rPr>
        <w:t>C</w:t>
      </w:r>
      <w:r>
        <w:t xml:space="preserve">lick the </w:t>
      </w:r>
      <w:r w:rsidRPr="00611917">
        <w:rPr>
          <w:rStyle w:val="TitleChar"/>
          <w:rFonts w:eastAsiaTheme="minorEastAsia"/>
        </w:rPr>
        <w:t>Debug</w:t>
      </w:r>
      <w:r>
        <w:t xml:space="preserve"> button to see what will happen.</w:t>
      </w:r>
    </w:p>
    <w:p w14:paraId="623B9F99" w14:textId="77777777" w:rsidR="00611917" w:rsidRDefault="00611917" w:rsidP="00611917">
      <w:pPr>
        <w:pStyle w:val="ListParagraph"/>
        <w:numPr>
          <w:ilvl w:val="0"/>
          <w:numId w:val="16"/>
        </w:numPr>
      </w:pPr>
      <w:r>
        <w:t xml:space="preserve">Click </w:t>
      </w:r>
      <w:r w:rsidRPr="00611917">
        <w:rPr>
          <w:rStyle w:val="TitleChar"/>
          <w:rFonts w:eastAsiaTheme="minorEastAsia"/>
        </w:rPr>
        <w:t>Step Over</w:t>
      </w:r>
      <w:r w:rsidR="00350AC7">
        <w:t xml:space="preserve"> button when the first line</w:t>
      </w:r>
      <w:r>
        <w:t xml:space="preserve"> of code is highlighted</w:t>
      </w:r>
      <w:del w:id="102" w:author="Zhang Jieyun" w:date="2021-05-17T16:29:00Z">
        <w:r w:rsidDel="004F6DD5">
          <w:delText>,</w:delText>
        </w:r>
      </w:del>
      <w:r>
        <w:t xml:space="preserve"> and see the changes of </w:t>
      </w:r>
      <w:r w:rsidR="00350AC7">
        <w:t>the “</w:t>
      </w:r>
      <w:r>
        <w:t>debug inspector</w:t>
      </w:r>
      <w:r w:rsidR="00350AC7">
        <w:t>” area</w:t>
      </w:r>
      <w:r>
        <w:t xml:space="preserve"> on the </w:t>
      </w:r>
      <w:r w:rsidR="00350AC7">
        <w:t>right of the window</w:t>
      </w:r>
      <w:r>
        <w:t>.</w:t>
      </w:r>
    </w:p>
    <w:p w14:paraId="24669044" w14:textId="77777777" w:rsidR="00611917" w:rsidRDefault="00611917" w:rsidP="00611917">
      <w:pPr>
        <w:ind w:firstLine="0"/>
      </w:pPr>
      <w:r>
        <w:rPr>
          <w:noProof/>
        </w:rPr>
        <w:drawing>
          <wp:inline distT="0" distB="0" distL="0" distR="0" wp14:anchorId="08A3F6CA" wp14:editId="153F52BE">
            <wp:extent cx="5274310" cy="393763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937635"/>
                    </a:xfrm>
                    <a:prstGeom prst="rect">
                      <a:avLst/>
                    </a:prstGeom>
                  </pic:spPr>
                </pic:pic>
              </a:graphicData>
            </a:graphic>
          </wp:inline>
        </w:drawing>
      </w:r>
    </w:p>
    <w:p w14:paraId="0DB958D2" w14:textId="77777777" w:rsidR="00611917" w:rsidRPr="00350AC7" w:rsidRDefault="00611917" w:rsidP="00350AC7">
      <w:pPr>
        <w:pStyle w:val="ListParagraph"/>
        <w:numPr>
          <w:ilvl w:val="0"/>
          <w:numId w:val="16"/>
        </w:numPr>
      </w:pPr>
      <w:r>
        <w:rPr>
          <w:rFonts w:hint="eastAsia"/>
        </w:rPr>
        <w:t>C</w:t>
      </w:r>
      <w:r>
        <w:t xml:space="preserve">ontinue to click </w:t>
      </w:r>
      <w:r w:rsidRPr="00611917">
        <w:rPr>
          <w:rStyle w:val="TitleChar"/>
          <w:rFonts w:eastAsiaTheme="minorEastAsia"/>
        </w:rPr>
        <w:t>Step Over</w:t>
      </w:r>
      <w:r w:rsidRPr="00611917">
        <w:t xml:space="preserve"> </w:t>
      </w:r>
      <w:r>
        <w:t xml:space="preserve">button until the </w:t>
      </w:r>
      <w:r w:rsidRPr="00611917">
        <w:t xml:space="preserve">highlighted </w:t>
      </w:r>
      <w:r w:rsidR="00350AC7">
        <w:t>bar moves</w:t>
      </w:r>
      <w:r w:rsidRPr="00611917">
        <w:t xml:space="preserve"> to the last line</w:t>
      </w:r>
      <w:r>
        <w:t>.</w:t>
      </w:r>
      <w:r w:rsidR="00350AC7">
        <w:t xml:space="preserve"> Every time you</w:t>
      </w:r>
      <w:r w:rsidR="00350AC7" w:rsidRPr="00350AC7">
        <w:t xml:space="preserve"> cl</w:t>
      </w:r>
      <w:r w:rsidR="00350AC7">
        <w:t>ick</w:t>
      </w:r>
      <w:r w:rsidR="00350AC7" w:rsidRPr="00350AC7">
        <w:t xml:space="preserve"> the </w:t>
      </w:r>
      <w:r w:rsidR="00350AC7" w:rsidRPr="00611917">
        <w:rPr>
          <w:rStyle w:val="TitleChar"/>
          <w:rFonts w:eastAsiaTheme="minorEastAsia"/>
        </w:rPr>
        <w:t>Step Over</w:t>
      </w:r>
      <w:r w:rsidR="00350AC7" w:rsidRPr="00350AC7">
        <w:t xml:space="preserve"> button, pay attention to the </w:t>
      </w:r>
      <w:r w:rsidR="00350AC7">
        <w:t xml:space="preserve">“debug inspector” area and the </w:t>
      </w:r>
      <w:r w:rsidR="00350AC7" w:rsidRPr="001D0F10">
        <w:rPr>
          <w:lang w:val="en-HK"/>
        </w:rPr>
        <w:t>“output” area</w:t>
      </w:r>
      <w:r w:rsidR="00350AC7">
        <w:rPr>
          <w:lang w:val="en-HK"/>
        </w:rPr>
        <w:t>.</w:t>
      </w:r>
    </w:p>
    <w:p w14:paraId="1A913B25" w14:textId="77777777" w:rsidR="00350AC7" w:rsidRPr="00350AC7" w:rsidRDefault="00350AC7" w:rsidP="00350AC7">
      <w:pPr>
        <w:pStyle w:val="ListParagraph"/>
        <w:numPr>
          <w:ilvl w:val="0"/>
          <w:numId w:val="16"/>
        </w:numPr>
      </w:pPr>
      <w:r w:rsidRPr="00D6374C">
        <w:rPr>
          <w:lang w:val="en-HK"/>
        </w:rPr>
        <w:t xml:space="preserve">Click </w:t>
      </w:r>
      <w:r w:rsidRPr="00DF45D7">
        <w:rPr>
          <w:rStyle w:val="TitleChar"/>
          <w:rFonts w:eastAsiaTheme="minorEastAsia"/>
          <w:lang w:val="en-HK"/>
        </w:rPr>
        <w:t>Stop</w:t>
      </w:r>
      <w:r w:rsidRPr="00D6374C">
        <w:rPr>
          <w:lang w:val="en-HK"/>
        </w:rPr>
        <w:t xml:space="preserve"> to </w:t>
      </w:r>
      <w:r>
        <w:rPr>
          <w:lang w:val="en-HK"/>
        </w:rPr>
        <w:t>stop debug</w:t>
      </w:r>
      <w:r w:rsidRPr="00D6374C">
        <w:rPr>
          <w:lang w:val="en-HK"/>
        </w:rPr>
        <w:t>.</w:t>
      </w:r>
    </w:p>
    <w:p w14:paraId="5096BF86" w14:textId="77777777" w:rsidR="00350AC7" w:rsidRDefault="00350AC7" w:rsidP="00350AC7">
      <w:pPr>
        <w:pStyle w:val="ListParagraph"/>
        <w:numPr>
          <w:ilvl w:val="0"/>
          <w:numId w:val="16"/>
        </w:numPr>
      </w:pPr>
      <w:r>
        <w:t xml:space="preserve">Click </w:t>
      </w:r>
      <w:r w:rsidR="0017152A" w:rsidRPr="0017152A">
        <w:rPr>
          <w:rStyle w:val="TitleChar"/>
          <w:rFonts w:eastAsiaTheme="minorEastAsia"/>
        </w:rPr>
        <w:t>Quit</w:t>
      </w:r>
      <w:r w:rsidR="0017152A">
        <w:t xml:space="preserve"> to quit Mu</w:t>
      </w:r>
    </w:p>
    <w:p w14:paraId="423E63A7" w14:textId="77777777" w:rsidR="00552964" w:rsidRDefault="0017152A" w:rsidP="00351D51">
      <w:pPr>
        <w:pStyle w:val="NoSpacing"/>
      </w:pPr>
      <w:r>
        <w:t xml:space="preserve">For more documents about Raspi, please click </w:t>
      </w:r>
      <w:hyperlink r:id="rId42" w:history="1">
        <w:r w:rsidRPr="0017152A">
          <w:rPr>
            <w:rStyle w:val="Heading5Char"/>
            <w:i/>
          </w:rPr>
          <w:t>here</w:t>
        </w:r>
      </w:hyperlink>
      <w:r>
        <w:t xml:space="preserve">; For more knowledge about Python language, please click </w:t>
      </w:r>
      <w:hyperlink r:id="rId43" w:history="1">
        <w:r w:rsidRPr="0017152A">
          <w:rPr>
            <w:rStyle w:val="Heading5Char"/>
            <w:i/>
          </w:rPr>
          <w:t>here</w:t>
        </w:r>
      </w:hyperlink>
      <w:r>
        <w:t xml:space="preserve">; </w:t>
      </w:r>
      <w:r>
        <w:rPr>
          <w:rFonts w:hint="eastAsia"/>
        </w:rPr>
        <w:t>F</w:t>
      </w:r>
      <w:r>
        <w:t xml:space="preserve">or more tutorial about Mu IDE, please click </w:t>
      </w:r>
      <w:hyperlink r:id="rId44" w:history="1">
        <w:r w:rsidRPr="00351D51">
          <w:rPr>
            <w:rStyle w:val="Heading5Char"/>
            <w:i/>
          </w:rPr>
          <w:t>here</w:t>
        </w:r>
      </w:hyperlink>
      <w:r>
        <w:t>.</w:t>
      </w:r>
    </w:p>
    <w:p w14:paraId="6E81CDB0" w14:textId="77777777" w:rsidR="00896D7D" w:rsidRDefault="00896D7D" w:rsidP="00896D7D">
      <w:pPr>
        <w:rPr>
          <w:lang w:val="en-HK"/>
        </w:rPr>
      </w:pPr>
    </w:p>
    <w:p w14:paraId="04BCD8D8" w14:textId="77777777" w:rsidR="00896D7D" w:rsidRPr="00456C93" w:rsidRDefault="00896D7D" w:rsidP="00896D7D">
      <w:pPr>
        <w:jc w:val="center"/>
        <w:rPr>
          <w:rFonts w:cs="Times New Roman"/>
          <w:b/>
          <w:szCs w:val="24"/>
        </w:rPr>
      </w:pPr>
      <w:r>
        <w:rPr>
          <w:rFonts w:cs="Times New Roman"/>
          <w:b/>
          <w:szCs w:val="24"/>
        </w:rPr>
        <w:t>End of Tutorial 1</w:t>
      </w:r>
    </w:p>
    <w:p w14:paraId="5BD78C57" w14:textId="77777777" w:rsidR="00896D7D" w:rsidRPr="00896D7D" w:rsidRDefault="00896D7D" w:rsidP="00896D7D">
      <w:pPr>
        <w:rPr>
          <w:lang w:val="en-HK"/>
        </w:rPr>
      </w:pPr>
    </w:p>
    <w:sectPr w:rsidR="00896D7D" w:rsidRPr="00896D7D">
      <w:headerReference w:type="even" r:id="rId45"/>
      <w:headerReference w:type="default" r:id="rId46"/>
      <w:footerReference w:type="even" r:id="rId47"/>
      <w:footerReference w:type="default" r:id="rId48"/>
      <w:headerReference w:type="first" r:id="rId49"/>
      <w:footerReference w:type="first" r:id="rId50"/>
      <w:pgSz w:w="11906" w:h="16838"/>
      <w:pgMar w:top="1440" w:right="1800" w:bottom="1440" w:left="1800" w:header="340"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598438" w14:textId="77777777" w:rsidR="000C4747" w:rsidRDefault="000C4747">
      <w:pPr>
        <w:spacing w:after="120"/>
        <w:ind w:firstLine="480"/>
      </w:pPr>
      <w:r>
        <w:separator/>
      </w:r>
    </w:p>
  </w:endnote>
  <w:endnote w:type="continuationSeparator" w:id="0">
    <w:p w14:paraId="3FDBA553" w14:textId="77777777" w:rsidR="000C4747" w:rsidRDefault="000C4747">
      <w:pPr>
        <w:spacing w:after="12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PMingLiU">
    <w:altName w:val="Arial Unicode MS"/>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2656D" w14:textId="77777777" w:rsidR="00552964" w:rsidRDefault="00552964">
    <w:pPr>
      <w:pStyle w:val="Footer"/>
      <w:spacing w:before="24" w:after="24"/>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DD4F1" w14:textId="77777777" w:rsidR="00552964" w:rsidRDefault="00552964">
    <w:pPr>
      <w:pStyle w:val="Footer"/>
      <w:spacing w:before="24" w:after="24"/>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7E842" w14:textId="77777777" w:rsidR="00552964" w:rsidRDefault="00552964">
    <w:pPr>
      <w:pStyle w:val="Footer"/>
      <w:spacing w:before="24" w:after="2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E0988A" w14:textId="77777777" w:rsidR="000C4747" w:rsidRDefault="000C4747">
      <w:pPr>
        <w:spacing w:after="120"/>
        <w:ind w:firstLine="480"/>
      </w:pPr>
      <w:r>
        <w:separator/>
      </w:r>
    </w:p>
  </w:footnote>
  <w:footnote w:type="continuationSeparator" w:id="0">
    <w:p w14:paraId="725BC342" w14:textId="77777777" w:rsidR="000C4747" w:rsidRDefault="000C4747">
      <w:pPr>
        <w:spacing w:after="12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25C027" w14:textId="77777777" w:rsidR="00552964" w:rsidRDefault="00552964">
    <w:pPr>
      <w:pStyle w:val="Header"/>
      <w:spacing w:before="24" w:after="24"/>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6AFF9B" w14:textId="77777777" w:rsidR="00552964" w:rsidRDefault="00552964">
    <w:pPr>
      <w:pStyle w:val="Header"/>
      <w:spacing w:before="24" w:after="24"/>
      <w:ind w:firstLine="0"/>
      <w:jc w:val="both"/>
    </w:pPr>
  </w:p>
  <w:p w14:paraId="70DCAB02" w14:textId="77777777" w:rsidR="00552964" w:rsidRDefault="000827D6">
    <w:pPr>
      <w:pStyle w:val="Header"/>
      <w:spacing w:before="24" w:after="24"/>
      <w:ind w:firstLine="0"/>
    </w:pPr>
    <w:r>
      <w:rPr>
        <w:rFonts w:eastAsia="PMingLiU"/>
        <w:b/>
        <w:szCs w:val="24"/>
        <w:lang w:eastAsia="zh-TW"/>
      </w:rPr>
      <w:t xml:space="preserve">Project </w:t>
    </w:r>
    <w:r>
      <w:rPr>
        <w:b/>
        <w:szCs w:val="24"/>
      </w:rPr>
      <w:t xml:space="preserve">Tutorial </w:t>
    </w:r>
    <w:r>
      <w:rPr>
        <w:rFonts w:eastAsia="PMingLiU"/>
        <w:b/>
        <w:szCs w:val="24"/>
        <w:lang w:eastAsia="zh-TW"/>
      </w:rPr>
      <w:t>1</w:t>
    </w:r>
    <w:r>
      <w:rPr>
        <w:b/>
        <w:szCs w:val="24"/>
      </w:rPr>
      <w:t>: Basic Experiment</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56E0C" w14:textId="77777777" w:rsidR="00552964" w:rsidRDefault="000827D6">
    <w:pPr>
      <w:ind w:rightChars="10" w:right="24" w:firstLineChars="600" w:firstLine="1440"/>
      <w:jc w:val="left"/>
      <w:rPr>
        <w:rFonts w:cs="Times New Roman"/>
        <w:b/>
        <w:szCs w:val="24"/>
      </w:rPr>
    </w:pPr>
    <w:r>
      <w:rPr>
        <w:noProof/>
      </w:rPr>
      <w:drawing>
        <wp:anchor distT="0" distB="0" distL="114300" distR="114300" simplePos="0" relativeHeight="251658240" behindDoc="0" locked="0" layoutInCell="1" allowOverlap="1" wp14:anchorId="0E846D8B" wp14:editId="096B373B">
          <wp:simplePos x="0" y="0"/>
          <wp:positionH relativeFrom="margin">
            <wp:posOffset>36195</wp:posOffset>
          </wp:positionH>
          <wp:positionV relativeFrom="paragraph">
            <wp:posOffset>-151130</wp:posOffset>
          </wp:positionV>
          <wp:extent cx="739775" cy="666750"/>
          <wp:effectExtent l="0" t="0" r="3175" b="0"/>
          <wp:wrapNone/>
          <wp:docPr id="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
                    <a:extLst>
                      <a:ext uri="{28A0092B-C50C-407E-A947-70E740481C1C}">
                        <a14:useLocalDpi xmlns:a14="http://schemas.microsoft.com/office/drawing/2010/main" val="0"/>
                      </a:ext>
                    </a:extLst>
                  </a:blip>
                  <a:srcRect l="11819" t="12772" r="9673" b="10754"/>
                  <a:stretch>
                    <a:fillRect/>
                  </a:stretch>
                </pic:blipFill>
                <pic:spPr bwMode="auto">
                  <a:xfrm>
                    <a:off x="0" y="0"/>
                    <a:ext cx="739775" cy="666750"/>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b/>
        <w:szCs w:val="24"/>
      </w:rPr>
      <w:t xml:space="preserve">ECEN3017 </w:t>
    </w:r>
    <w:r>
      <w:rPr>
        <w:rFonts w:cs="Times New Roman"/>
        <w:b/>
        <w:szCs w:val="24"/>
      </w:rPr>
      <w:tab/>
    </w:r>
    <w:r>
      <w:rPr>
        <w:rFonts w:cs="Times New Roman"/>
        <w:b/>
        <w:szCs w:val="24"/>
      </w:rPr>
      <w:tab/>
    </w:r>
    <w:r>
      <w:rPr>
        <w:rFonts w:eastAsia="PMingLiU" w:cs="Times New Roman"/>
        <w:b/>
        <w:szCs w:val="24"/>
        <w:lang w:eastAsia="zh-TW"/>
      </w:rPr>
      <w:tab/>
      <w:t xml:space="preserve"> </w:t>
    </w:r>
    <w:r>
      <w:rPr>
        <w:rFonts w:cs="Times New Roman"/>
        <w:b/>
        <w:szCs w:val="24"/>
      </w:rPr>
      <w:t xml:space="preserve">       Autumn </w:t>
    </w:r>
    <w:r>
      <w:rPr>
        <w:rFonts w:eastAsia="PMingLiU" w:cs="Times New Roman"/>
        <w:b/>
        <w:szCs w:val="24"/>
        <w:lang w:eastAsia="zh-TW"/>
      </w:rPr>
      <w:t>2021</w:t>
    </w:r>
  </w:p>
  <w:p w14:paraId="00DB8E44" w14:textId="77777777" w:rsidR="00552964" w:rsidRDefault="000827D6">
    <w:pPr>
      <w:pBdr>
        <w:bottom w:val="single" w:sz="6" w:space="1" w:color="auto"/>
      </w:pBdr>
      <w:ind w:firstLineChars="600" w:firstLine="1441"/>
      <w:jc w:val="left"/>
      <w:rPr>
        <w:rFonts w:cs="Times New Roman"/>
        <w:b/>
        <w:szCs w:val="24"/>
      </w:rPr>
    </w:pPr>
    <w:r>
      <w:rPr>
        <w:rFonts w:eastAsia="PMingLiU" w:cs="Times New Roman"/>
        <w:b/>
        <w:szCs w:val="24"/>
        <w:lang w:eastAsia="zh-TW"/>
      </w:rPr>
      <w:t xml:space="preserve">Project </w:t>
    </w:r>
    <w:r>
      <w:rPr>
        <w:rFonts w:cs="Times New Roman"/>
        <w:b/>
        <w:szCs w:val="24"/>
      </w:rPr>
      <w:t xml:space="preserve">Tutorial </w:t>
    </w:r>
    <w:r>
      <w:rPr>
        <w:rFonts w:eastAsia="PMingLiU" w:cs="Times New Roman"/>
        <w:b/>
        <w:szCs w:val="24"/>
        <w:lang w:eastAsia="zh-TW"/>
      </w:rPr>
      <w:t>1</w:t>
    </w:r>
    <w:r>
      <w:rPr>
        <w:rFonts w:cs="Times New Roman"/>
        <w:b/>
        <w:szCs w:val="24"/>
      </w:rPr>
      <w:t>:</w:t>
    </w:r>
    <w:r>
      <w:rPr>
        <w:rFonts w:eastAsia="PMingLiU" w:cs="Times New Roman"/>
        <w:b/>
        <w:szCs w:val="24"/>
        <w:lang w:eastAsia="zh-TW"/>
      </w:rPr>
      <w:tab/>
    </w:r>
    <w:r>
      <w:rPr>
        <w:rFonts w:cs="Times New Roman"/>
        <w:b/>
        <w:szCs w:val="24"/>
      </w:rPr>
      <w:t xml:space="preserve"> </w:t>
    </w:r>
    <w:r>
      <w:rPr>
        <w:rFonts w:cs="Times New Roman"/>
        <w:b/>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D216D7"/>
    <w:multiLevelType w:val="hybridMultilevel"/>
    <w:tmpl w:val="B8341E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8BE4318"/>
    <w:multiLevelType w:val="hybridMultilevel"/>
    <w:tmpl w:val="0C046E80"/>
    <w:lvl w:ilvl="0" w:tplc="C47096C0">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15:restartNumberingAfterBreak="0">
    <w:nsid w:val="29706CAA"/>
    <w:multiLevelType w:val="hybridMultilevel"/>
    <w:tmpl w:val="7102EBC8"/>
    <w:lvl w:ilvl="0" w:tplc="4F9A5AC4">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3" w15:restartNumberingAfterBreak="0">
    <w:nsid w:val="33E16E92"/>
    <w:multiLevelType w:val="multilevel"/>
    <w:tmpl w:val="57607A9C"/>
    <w:lvl w:ilvl="0">
      <w:start w:val="1"/>
      <w:numFmt w:val="decimal"/>
      <w:suff w:val="space"/>
      <w:lvlText w:val="%1."/>
      <w:lvlJc w:val="left"/>
      <w:pPr>
        <w:ind w:left="0" w:firstLine="0"/>
      </w:pPr>
      <w:rPr>
        <w:rFonts w:ascii="Times New Roman" w:hAnsi="Times New Roman" w:cs="Times New Roman" w:hint="default"/>
        <w:b/>
        <w:i w:val="0"/>
        <w:sz w:val="30"/>
        <w:lang w:val="en-US"/>
      </w:rPr>
    </w:lvl>
    <w:lvl w:ilvl="1">
      <w:start w:val="1"/>
      <w:numFmt w:val="none"/>
      <w:isLgl/>
      <w:suff w:val="space"/>
      <w:lvlText w:val="%1."/>
      <w:lvlJc w:val="left"/>
      <w:pPr>
        <w:snapToGrid w:val="0"/>
        <w:ind w:left="0" w:firstLine="0"/>
      </w:pPr>
      <w:rPr>
        <w:rFonts w:ascii="Times New Roman" w:hAnsi="Times New Roman" w:cs="Times New Roman"/>
        <w:b w:val="0"/>
        <w:bCs w:val="0"/>
        <w:i w:val="0"/>
        <w:iCs w:val="0"/>
        <w:caps w:val="0"/>
        <w:smallCaps w:val="0"/>
        <w:strike w:val="0"/>
        <w:dstrike w:val="0"/>
        <w:vanish w:val="0"/>
        <w:webHidden w:val="0"/>
        <w:color w:val="000000"/>
        <w:spacing w:val="0"/>
        <w:w w:val="1"/>
        <w:kern w:val="0"/>
        <w:position w:val="0"/>
        <w:sz w:val="2"/>
        <w:szCs w:val="2"/>
        <w:u w:val="none" w:color="000000"/>
        <w:effect w:val="none"/>
        <w:shd w:val="clear" w:color="auto" w:fill="000000"/>
        <w:vertAlign w:val="baseline"/>
        <w:lang w:val="zh-CN" w:eastAsia="zh-CN" w:bidi="zh-CN"/>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isLgl/>
      <w:suff w:val="space"/>
      <w:lvlText w:val="%1%2.%3. "/>
      <w:lvlJc w:val="left"/>
      <w:pPr>
        <w:ind w:left="0" w:firstLine="0"/>
      </w:pPr>
      <w:rPr>
        <w:rFonts w:ascii="Times New Roman" w:eastAsia="SimHei" w:hAnsi="Times New Roman" w:cs="Times New Roman" w:hint="default"/>
        <w:b/>
        <w:bCs w:val="0"/>
        <w:i w:val="0"/>
        <w:iCs w:val="0"/>
        <w:caps w:val="0"/>
        <w:smallCaps w:val="0"/>
        <w:strike w:val="0"/>
        <w:dstrike w:val="0"/>
        <w:vanish w:val="0"/>
        <w:webHidden w:val="0"/>
        <w:color w:val="000000"/>
        <w:spacing w:val="0"/>
        <w:position w:val="0"/>
        <w:sz w:val="28"/>
        <w:u w:val="none"/>
        <w:effect w:val="none"/>
        <w:vertAlign w:val="baseline"/>
        <w:specVanish w:val="0"/>
        <w14:shadow w14:blurRad="0" w14:dist="0" w14:dir="0" w14:sx="0" w14:sy="0" w14:kx="0" w14:ky="0" w14:algn="none">
          <w14:srgbClr w14:val="000000"/>
        </w14:shadow>
      </w:rPr>
    </w:lvl>
    <w:lvl w:ilvl="3">
      <w:start w:val="1"/>
      <w:numFmt w:val="decimal"/>
      <w:isLgl/>
      <w:suff w:val="space"/>
      <w:lvlText w:val="%1%2.%3.%4. "/>
      <w:lvlJc w:val="left"/>
      <w:pPr>
        <w:ind w:left="0" w:firstLine="0"/>
      </w:pPr>
      <w:rPr>
        <w:rFonts w:ascii="Times New Roman" w:hAnsi="Times New Roman" w:cs="Times New Roman" w:hint="default"/>
        <w:b w:val="0"/>
        <w:i w:val="0"/>
        <w:sz w:val="24"/>
      </w:rPr>
    </w:lvl>
    <w:lvl w:ilvl="4">
      <w:start w:val="1"/>
      <w:numFmt w:val="decimal"/>
      <w:lvlRestart w:val="1"/>
      <w:isLgl/>
      <w:suff w:val="space"/>
      <w:lvlText w:val="表 %1-%5"/>
      <w:lvlJc w:val="left"/>
      <w:pPr>
        <w:ind w:left="0" w:firstLine="0"/>
      </w:pPr>
    </w:lvl>
    <w:lvl w:ilvl="5">
      <w:start w:val="1"/>
      <w:numFmt w:val="decimal"/>
      <w:lvlRestart w:val="1"/>
      <w:isLgl/>
      <w:suff w:val="space"/>
      <w:lvlText w:val="图 %1-%6"/>
      <w:lvlJc w:val="left"/>
      <w:pPr>
        <w:ind w:left="0" w:firstLine="0"/>
      </w:pPr>
    </w:lvl>
    <w:lvl w:ilvl="6">
      <w:start w:val="1"/>
      <w:numFmt w:val="decimal"/>
      <w:lvlRestart w:val="1"/>
      <w:isLgl/>
      <w:suff w:val="space"/>
      <w:lvlText w:val="Figure %1-%7."/>
      <w:lvlJc w:val="left"/>
      <w:pPr>
        <w:ind w:left="0" w:firstLine="0"/>
      </w:pPr>
    </w:lvl>
    <w:lvl w:ilvl="7">
      <w:start w:val="1"/>
      <w:numFmt w:val="decimal"/>
      <w:lvlRestart w:val="1"/>
      <w:isLgl/>
      <w:suff w:val="space"/>
      <w:lvlText w:val="Table %1-%8"/>
      <w:lvlJc w:val="left"/>
      <w:pPr>
        <w:ind w:left="0" w:firstLine="0"/>
      </w:pPr>
      <w:rPr>
        <w:rFonts w:ascii="Times New Roman" w:hAnsi="Times New Roman" w:cs="Times New Roman" w:hint="default"/>
      </w:rPr>
    </w:lvl>
    <w:lvl w:ilvl="8">
      <w:start w:val="1"/>
      <w:numFmt w:val="none"/>
      <w:suff w:val="space"/>
      <w:lvlText w:val="Note:"/>
      <w:lvlJc w:val="left"/>
      <w:pPr>
        <w:ind w:left="0" w:firstLine="0"/>
      </w:pPr>
      <w:rPr>
        <w:rFonts w:ascii="Times New Roman" w:hAnsi="Times New Roman" w:cs="Times New Roman" w:hint="default"/>
        <w:b w:val="0"/>
        <w:i/>
        <w:color w:val="000000" w:themeColor="text1"/>
        <w:sz w:val="21"/>
        <w:u w:val="single"/>
      </w:rPr>
    </w:lvl>
  </w:abstractNum>
  <w:abstractNum w:abstractNumId="4" w15:restartNumberingAfterBreak="0">
    <w:nsid w:val="43D50175"/>
    <w:multiLevelType w:val="multilevel"/>
    <w:tmpl w:val="A3C43272"/>
    <w:lvl w:ilvl="0">
      <w:start w:val="1"/>
      <w:numFmt w:val="decimal"/>
      <w:pStyle w:val="Heading1"/>
      <w:suff w:val="space"/>
      <w:lvlText w:val="%1."/>
      <w:lvlJc w:val="left"/>
      <w:pPr>
        <w:ind w:left="0" w:firstLine="0"/>
      </w:pPr>
      <w:rPr>
        <w:rFonts w:ascii="Times New Roman" w:hAnsi="Times New Roman" w:cs="Times New Roman" w:hint="default"/>
        <w:b/>
        <w:i w:val="0"/>
        <w:sz w:val="30"/>
        <w:lang w:val="en-US"/>
      </w:rPr>
    </w:lvl>
    <w:lvl w:ilvl="1">
      <w:start w:val="1"/>
      <w:numFmt w:val="decimal"/>
      <w:lvlText w:val="%2)"/>
      <w:lvlJc w:val="left"/>
      <w:pPr>
        <w:ind w:left="0" w:firstLine="0"/>
      </w:pPr>
      <w:rPr>
        <w:rFonts w:hint="eastAsia"/>
        <w:b w:val="0"/>
        <w:bCs w:val="0"/>
        <w:i w:val="0"/>
        <w:iCs w:val="0"/>
        <w:caps w:val="0"/>
        <w:smallCaps w:val="0"/>
        <w:strike w:val="0"/>
        <w:dstrike w:val="0"/>
        <w:vanish w:val="0"/>
        <w:webHidden w:val="0"/>
        <w:color w:val="000000"/>
        <w:spacing w:val="0"/>
        <w:w w:val="1"/>
        <w:kern w:val="0"/>
        <w:position w:val="0"/>
        <w:sz w:val="2"/>
        <w:szCs w:val="2"/>
        <w:u w:val="none" w:color="000000"/>
        <w:effect w:val="none"/>
        <w:shd w:val="clear" w:color="auto" w:fill="000000"/>
        <w:vertAlign w:val="baseline"/>
        <w:lang w:val="zh-CN" w:eastAsia="zh-CN" w:bidi="zh-CN"/>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2"/>
      <w:isLgl/>
      <w:suff w:val="space"/>
      <w:lvlText w:val="%1.%3. "/>
      <w:lvlJc w:val="left"/>
      <w:pPr>
        <w:ind w:left="0" w:firstLine="0"/>
      </w:pPr>
      <w:rPr>
        <w:rFonts w:ascii="Times New Roman" w:eastAsia="SimHei" w:hAnsi="Times New Roman" w:cs="Times New Roman" w:hint="default"/>
        <w:b/>
        <w:bCs w:val="0"/>
        <w:i w:val="0"/>
        <w:iCs w:val="0"/>
        <w:caps w:val="0"/>
        <w:smallCaps w:val="0"/>
        <w:strike w:val="0"/>
        <w:dstrike w:val="0"/>
        <w:vanish w:val="0"/>
        <w:webHidden w:val="0"/>
        <w:color w:val="000000"/>
        <w:spacing w:val="0"/>
        <w:position w:val="0"/>
        <w:sz w:val="28"/>
        <w:u w:val="none"/>
        <w:effect w:val="none"/>
        <w:vertAlign w:val="baseline"/>
        <w:specVanish w:val="0"/>
        <w14:shadow w14:blurRad="0" w14:dist="0" w14:dir="0" w14:sx="0" w14:sy="0" w14:kx="0" w14:ky="0" w14:algn="none">
          <w14:srgbClr w14:val="000000"/>
        </w14:shadow>
      </w:rPr>
    </w:lvl>
    <w:lvl w:ilvl="3">
      <w:start w:val="1"/>
      <w:numFmt w:val="decimal"/>
      <w:pStyle w:val="Heading3"/>
      <w:isLgl/>
      <w:suff w:val="space"/>
      <w:lvlText w:val="%1%2.%3.%4. "/>
      <w:lvlJc w:val="left"/>
      <w:pPr>
        <w:ind w:left="0" w:firstLine="0"/>
      </w:pPr>
      <w:rPr>
        <w:rFonts w:ascii="Times New Roman" w:hAnsi="Times New Roman" w:cs="Times New Roman" w:hint="default"/>
        <w:b w:val="0"/>
        <w:i w:val="0"/>
        <w:sz w:val="24"/>
      </w:rPr>
    </w:lvl>
    <w:lvl w:ilvl="4">
      <w:start w:val="1"/>
      <w:numFmt w:val="decimal"/>
      <w:lvlRestart w:val="1"/>
      <w:pStyle w:val="a"/>
      <w:isLgl/>
      <w:suff w:val="space"/>
      <w:lvlText w:val="表 %1-%5"/>
      <w:lvlJc w:val="left"/>
      <w:pPr>
        <w:ind w:left="0" w:firstLine="0"/>
      </w:pPr>
      <w:rPr>
        <w:rFonts w:hint="eastAsia"/>
      </w:rPr>
    </w:lvl>
    <w:lvl w:ilvl="5">
      <w:start w:val="1"/>
      <w:numFmt w:val="decimal"/>
      <w:lvlRestart w:val="1"/>
      <w:pStyle w:val="a0"/>
      <w:isLgl/>
      <w:suff w:val="space"/>
      <w:lvlText w:val="图 %1-%6"/>
      <w:lvlJc w:val="left"/>
      <w:pPr>
        <w:ind w:left="0" w:firstLine="0"/>
      </w:pPr>
      <w:rPr>
        <w:rFonts w:hint="eastAsia"/>
      </w:rPr>
    </w:lvl>
    <w:lvl w:ilvl="6">
      <w:start w:val="1"/>
      <w:numFmt w:val="decimal"/>
      <w:lvlRestart w:val="1"/>
      <w:pStyle w:val="a1"/>
      <w:isLgl/>
      <w:suff w:val="space"/>
      <w:lvlText w:val="Figure %1-%7."/>
      <w:lvlJc w:val="left"/>
      <w:pPr>
        <w:ind w:left="0" w:firstLine="0"/>
      </w:pPr>
      <w:rPr>
        <w:rFonts w:hint="eastAsia"/>
      </w:rPr>
    </w:lvl>
    <w:lvl w:ilvl="7">
      <w:start w:val="1"/>
      <w:numFmt w:val="decimal"/>
      <w:lvlRestart w:val="1"/>
      <w:pStyle w:val="a2"/>
      <w:isLgl/>
      <w:suff w:val="space"/>
      <w:lvlText w:val="Table %1-%8"/>
      <w:lvlJc w:val="left"/>
      <w:pPr>
        <w:ind w:left="0" w:firstLine="0"/>
      </w:pPr>
      <w:rPr>
        <w:rFonts w:ascii="Times New Roman" w:hAnsi="Times New Roman" w:cs="Times New Roman" w:hint="default"/>
      </w:rPr>
    </w:lvl>
    <w:lvl w:ilvl="8">
      <w:start w:val="1"/>
      <w:numFmt w:val="none"/>
      <w:pStyle w:val="NoSpacing"/>
      <w:suff w:val="space"/>
      <w:lvlText w:val="Note:"/>
      <w:lvlJc w:val="left"/>
      <w:pPr>
        <w:ind w:left="0" w:firstLine="0"/>
      </w:pPr>
      <w:rPr>
        <w:rFonts w:ascii="Times New Roman" w:hAnsi="Times New Roman" w:cs="Times New Roman" w:hint="default"/>
        <w:b w:val="0"/>
        <w:i/>
        <w:color w:val="000000" w:themeColor="text1"/>
        <w:sz w:val="21"/>
        <w:u w:val="single"/>
      </w:rPr>
    </w:lvl>
  </w:abstractNum>
  <w:abstractNum w:abstractNumId="5" w15:restartNumberingAfterBreak="0">
    <w:nsid w:val="4CDA18FD"/>
    <w:multiLevelType w:val="hybridMultilevel"/>
    <w:tmpl w:val="5C3AA9AC"/>
    <w:lvl w:ilvl="0" w:tplc="E0CA2100">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15:restartNumberingAfterBreak="0">
    <w:nsid w:val="527F2837"/>
    <w:multiLevelType w:val="hybridMultilevel"/>
    <w:tmpl w:val="3C84229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6067173E"/>
    <w:multiLevelType w:val="multilevel"/>
    <w:tmpl w:val="6067173E"/>
    <w:lvl w:ilvl="0">
      <w:start w:val="1"/>
      <w:numFmt w:val="decimal"/>
      <w:lvlText w:val="%1"/>
      <w:lvlJc w:val="left"/>
      <w:pPr>
        <w:ind w:left="397" w:hanging="397"/>
      </w:pPr>
      <w:rPr>
        <w:rFonts w:ascii="Times New Roman" w:hAnsi="Times New Roman" w:cs="Times New Roman" w:hint="default"/>
      </w:rPr>
    </w:lvl>
    <w:lvl w:ilvl="1">
      <w:start w:val="1"/>
      <w:numFmt w:val="decimal"/>
      <w:suff w:val="space"/>
      <w:lvlText w:val="%1.%2"/>
      <w:lvlJc w:val="left"/>
      <w:pPr>
        <w:ind w:left="397" w:hanging="397"/>
      </w:pPr>
      <w:rPr>
        <w:rFonts w:ascii="Times New Roman" w:hAnsi="Times New Roman" w:cs="Times New Roman" w:hint="default"/>
      </w:rPr>
    </w:lvl>
    <w:lvl w:ilvl="2">
      <w:start w:val="1"/>
      <w:numFmt w:val="decimal"/>
      <w:lvlText w:val="%1.%2.%3"/>
      <w:lvlJc w:val="left"/>
      <w:pPr>
        <w:ind w:left="397" w:hanging="397"/>
      </w:pPr>
    </w:lvl>
    <w:lvl w:ilvl="3">
      <w:start w:val="1"/>
      <w:numFmt w:val="decimal"/>
      <w:lvlText w:val="%1.%2.%3.%4"/>
      <w:lvlJc w:val="left"/>
      <w:pPr>
        <w:ind w:left="397" w:hanging="397"/>
      </w:pPr>
    </w:lvl>
    <w:lvl w:ilvl="4">
      <w:start w:val="1"/>
      <w:numFmt w:val="decimal"/>
      <w:pStyle w:val="Heading5"/>
      <w:lvlText w:val="%1.%2.%3.%4.%5"/>
      <w:lvlJc w:val="left"/>
      <w:pPr>
        <w:ind w:left="397" w:hanging="397"/>
      </w:pPr>
    </w:lvl>
    <w:lvl w:ilvl="5">
      <w:start w:val="1"/>
      <w:numFmt w:val="decimal"/>
      <w:pStyle w:val="Heading6"/>
      <w:lvlText w:val="%1.%2.%3.%4.%5.%6"/>
      <w:lvlJc w:val="left"/>
      <w:pPr>
        <w:ind w:left="397" w:hanging="397"/>
      </w:pPr>
    </w:lvl>
    <w:lvl w:ilvl="6">
      <w:start w:val="1"/>
      <w:numFmt w:val="decimal"/>
      <w:pStyle w:val="Heading7"/>
      <w:lvlText w:val="%1.%2.%3.%4.%5.%6.%7"/>
      <w:lvlJc w:val="left"/>
      <w:pPr>
        <w:ind w:left="397" w:hanging="397"/>
      </w:pPr>
    </w:lvl>
    <w:lvl w:ilvl="7">
      <w:start w:val="1"/>
      <w:numFmt w:val="decimal"/>
      <w:pStyle w:val="Heading8"/>
      <w:lvlText w:val="%1.%2.%3.%4.%5.%6.%7.%8"/>
      <w:lvlJc w:val="left"/>
      <w:pPr>
        <w:ind w:left="397" w:hanging="397"/>
      </w:pPr>
    </w:lvl>
    <w:lvl w:ilvl="8">
      <w:start w:val="1"/>
      <w:numFmt w:val="decimal"/>
      <w:lvlText w:val="%1.%2.%3.%4.%5.%6.%7.%8.%9"/>
      <w:lvlJc w:val="left"/>
      <w:pPr>
        <w:ind w:left="397" w:hanging="397"/>
      </w:pPr>
    </w:lvl>
  </w:abstractNum>
  <w:abstractNum w:abstractNumId="8" w15:restartNumberingAfterBreak="0">
    <w:nsid w:val="75161905"/>
    <w:multiLevelType w:val="hybridMultilevel"/>
    <w:tmpl w:val="324012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 w15:restartNumberingAfterBreak="0">
    <w:nsid w:val="77FD6640"/>
    <w:multiLevelType w:val="multilevel"/>
    <w:tmpl w:val="09881330"/>
    <w:lvl w:ilvl="0">
      <w:start w:val="1"/>
      <w:numFmt w:val="decimal"/>
      <w:pStyle w:val="a3"/>
      <w:lvlText w:val="[%1] "/>
      <w:lvlJc w:val="left"/>
      <w:pPr>
        <w:ind w:left="0" w:firstLine="0"/>
      </w:pPr>
      <w:rPr>
        <w:rFonts w:ascii="Times New Roman" w:hAnsi="Times New Roman" w:cs="Times New Roman" w:hint="default"/>
        <w:b w:val="0"/>
        <w:i w:val="0"/>
        <w:sz w:val="24"/>
      </w:rPr>
    </w:lvl>
    <w:lvl w:ilvl="1">
      <w:start w:val="1"/>
      <w:numFmt w:val="lowerLetter"/>
      <w:lvlText w:val="%2)"/>
      <w:lvlJc w:val="left"/>
      <w:pPr>
        <w:ind w:left="0" w:firstLine="0"/>
      </w:pPr>
    </w:lvl>
    <w:lvl w:ilvl="2">
      <w:start w:val="1"/>
      <w:numFmt w:val="lowerRoman"/>
      <w:lvlText w:val="%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num w:numId="1">
    <w:abstractNumId w:val="4"/>
  </w:num>
  <w:num w:numId="2">
    <w:abstractNumId w:val="4"/>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9"/>
    <w:lvlOverride w:ilvl="0">
      <w:lvl w:ilvl="0">
        <w:start w:val="1"/>
        <w:numFmt w:val="decimal"/>
        <w:pStyle w:val="a3"/>
        <w:lvlText w:val="[%1]"/>
        <w:lvlJc w:val="left"/>
        <w:pPr>
          <w:ind w:left="420" w:hanging="420"/>
        </w:pPr>
        <w:rPr>
          <w:rFonts w:ascii="Times New Roman" w:hAnsi="Times New Roman" w:cs="Times New Roman" w:hint="default"/>
          <w:b w:val="0"/>
          <w:i w:val="0"/>
          <w:sz w:val="24"/>
        </w:rPr>
      </w:lvl>
    </w:lvlOverride>
    <w:lvlOverride w:ilvl="1">
      <w:lvl w:ilvl="1">
        <w:start w:val="1"/>
        <w:numFmt w:val="lowerLetter"/>
        <w:lvlText w:val="%2)"/>
        <w:lvlJc w:val="left"/>
        <w:pPr>
          <w:ind w:left="840" w:hanging="420"/>
        </w:pPr>
      </w:lvl>
    </w:lvlOverride>
    <w:lvlOverride w:ilvl="2">
      <w:lvl w:ilvl="2">
        <w:start w:val="1"/>
        <w:numFmt w:val="lowerRoman"/>
        <w:lvlText w:val="%3."/>
        <w:lvlJc w:val="right"/>
        <w:pPr>
          <w:ind w:left="1260" w:hanging="420"/>
        </w:pPr>
      </w:lvl>
    </w:lvlOverride>
    <w:lvlOverride w:ilvl="3">
      <w:lvl w:ilvl="3">
        <w:start w:val="1"/>
        <w:numFmt w:val="decimal"/>
        <w:lvlText w:val="%4."/>
        <w:lvlJc w:val="left"/>
        <w:pPr>
          <w:ind w:left="1680" w:hanging="420"/>
        </w:pPr>
      </w:lvl>
    </w:lvlOverride>
    <w:lvlOverride w:ilvl="4">
      <w:lvl w:ilvl="4">
        <w:start w:val="1"/>
        <w:numFmt w:val="lowerLetter"/>
        <w:lvlText w:val="%5)"/>
        <w:lvlJc w:val="left"/>
        <w:pPr>
          <w:ind w:left="2100" w:hanging="420"/>
        </w:pPr>
      </w:lvl>
    </w:lvlOverride>
    <w:lvlOverride w:ilvl="5">
      <w:lvl w:ilvl="5">
        <w:start w:val="1"/>
        <w:numFmt w:val="lowerRoman"/>
        <w:lvlText w:val="%6."/>
        <w:lvlJc w:val="right"/>
        <w:pPr>
          <w:ind w:left="2520" w:hanging="420"/>
        </w:pPr>
      </w:lvl>
    </w:lvlOverride>
    <w:lvlOverride w:ilvl="6">
      <w:lvl w:ilvl="6">
        <w:start w:val="1"/>
        <w:numFmt w:val="decimal"/>
        <w:lvlText w:val="%7."/>
        <w:lvlJc w:val="left"/>
        <w:pPr>
          <w:ind w:left="2940" w:hanging="420"/>
        </w:pPr>
      </w:lvl>
    </w:lvlOverride>
    <w:lvlOverride w:ilvl="7">
      <w:lvl w:ilvl="7">
        <w:start w:val="1"/>
        <w:numFmt w:val="lowerLetter"/>
        <w:lvlText w:val="%8)"/>
        <w:lvlJc w:val="left"/>
        <w:pPr>
          <w:ind w:left="3360" w:hanging="420"/>
        </w:pPr>
      </w:lvl>
    </w:lvlOverride>
    <w:lvlOverride w:ilvl="8">
      <w:lvl w:ilvl="8">
        <w:start w:val="1"/>
        <w:numFmt w:val="lowerRoman"/>
        <w:lvlText w:val="%9."/>
        <w:lvlJc w:val="right"/>
        <w:pPr>
          <w:ind w:left="3780" w:hanging="420"/>
        </w:pPr>
      </w:lvl>
    </w:lvlOverride>
  </w:num>
  <w:num w:numId="9">
    <w:abstractNumId w:val="2"/>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8"/>
  </w:num>
  <w:num w:numId="13">
    <w:abstractNumId w:val="5"/>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6"/>
  </w:num>
  <w:num w:numId="17">
    <w:abstractNumId w:val="3"/>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Zhang Jieyun">
    <w15:presenceInfo w15:providerId="Windows Live" w15:userId="8f36857cf72cb0b2"/>
  </w15:person>
  <w15:person w15:author="XU, CHONGYAO">
    <w15:presenceInfo w15:providerId="None" w15:userId="XU, CHONGYA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ttachedTemplate r:id="rId1"/>
  <w:trackRevisions/>
  <w:defaultTabStop w:val="420"/>
  <w:drawingGridHorizontalSpacing w:val="105"/>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D57"/>
    <w:rsid w:val="000814A0"/>
    <w:rsid w:val="000827D6"/>
    <w:rsid w:val="00087D5C"/>
    <w:rsid w:val="000C4747"/>
    <w:rsid w:val="001127CB"/>
    <w:rsid w:val="001163C9"/>
    <w:rsid w:val="001507FA"/>
    <w:rsid w:val="00166B87"/>
    <w:rsid w:val="0017152A"/>
    <w:rsid w:val="001B0057"/>
    <w:rsid w:val="001D0F10"/>
    <w:rsid w:val="00350AC7"/>
    <w:rsid w:val="00351C26"/>
    <w:rsid w:val="00351D51"/>
    <w:rsid w:val="004310E3"/>
    <w:rsid w:val="00490760"/>
    <w:rsid w:val="004D3376"/>
    <w:rsid w:val="004F6DD5"/>
    <w:rsid w:val="00552964"/>
    <w:rsid w:val="005821A2"/>
    <w:rsid w:val="005F3B48"/>
    <w:rsid w:val="00611917"/>
    <w:rsid w:val="006468A6"/>
    <w:rsid w:val="00715D57"/>
    <w:rsid w:val="00721E76"/>
    <w:rsid w:val="00742A8F"/>
    <w:rsid w:val="007B357E"/>
    <w:rsid w:val="007F2E4A"/>
    <w:rsid w:val="007F7840"/>
    <w:rsid w:val="0081276D"/>
    <w:rsid w:val="00862131"/>
    <w:rsid w:val="00896D7D"/>
    <w:rsid w:val="008C377A"/>
    <w:rsid w:val="008D068D"/>
    <w:rsid w:val="00A40339"/>
    <w:rsid w:val="00B657FB"/>
    <w:rsid w:val="00C05224"/>
    <w:rsid w:val="00C33AE1"/>
    <w:rsid w:val="00C7265E"/>
    <w:rsid w:val="00C7518E"/>
    <w:rsid w:val="00D6374C"/>
    <w:rsid w:val="00DE12FC"/>
    <w:rsid w:val="00DF45D7"/>
    <w:rsid w:val="00EE2CCA"/>
    <w:rsid w:val="00F8493F"/>
    <w:rsid w:val="00F91FC7"/>
    <w:rsid w:val="00FE25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A065F5"/>
  <w15:chartTrackingRefBased/>
  <w15:docId w15:val="{D9EDCEFB-3ACB-41F5-8FFF-B8048824C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6D7D"/>
    <w:pPr>
      <w:widowControl w:val="0"/>
      <w:snapToGrid w:val="0"/>
      <w:spacing w:line="360" w:lineRule="auto"/>
      <w:ind w:firstLine="420"/>
      <w:jc w:val="both"/>
    </w:pPr>
    <w:rPr>
      <w:kern w:val="2"/>
      <w:sz w:val="24"/>
      <w:szCs w:val="22"/>
    </w:rPr>
  </w:style>
  <w:style w:type="paragraph" w:styleId="Heading1">
    <w:name w:val="heading 1"/>
    <w:next w:val="Normal"/>
    <w:link w:val="Heading1Char"/>
    <w:autoRedefine/>
    <w:qFormat/>
    <w:pPr>
      <w:keepNext/>
      <w:keepLines/>
      <w:numPr>
        <w:numId w:val="2"/>
      </w:numPr>
      <w:spacing w:before="340" w:after="240"/>
      <w:outlineLvl w:val="0"/>
    </w:pPr>
    <w:rPr>
      <w:rFonts w:eastAsiaTheme="majorEastAsia" w:cs="Times New Roman"/>
      <w:b/>
      <w:bCs/>
      <w:smallCaps/>
      <w:kern w:val="44"/>
      <w:sz w:val="30"/>
      <w:szCs w:val="44"/>
    </w:rPr>
  </w:style>
  <w:style w:type="paragraph" w:styleId="Heading2">
    <w:name w:val="heading 2"/>
    <w:basedOn w:val="Normal"/>
    <w:next w:val="Normal"/>
    <w:link w:val="Heading2Char"/>
    <w:unhideWhenUsed/>
    <w:qFormat/>
    <w:pPr>
      <w:keepNext/>
      <w:keepLines/>
      <w:numPr>
        <w:ilvl w:val="2"/>
        <w:numId w:val="2"/>
      </w:numPr>
      <w:spacing w:beforeLines="10" w:afterLines="10" w:line="412" w:lineRule="auto"/>
      <w:outlineLvl w:val="1"/>
    </w:pPr>
    <w:rPr>
      <w:rFonts w:eastAsia="SimSun" w:cs="Times New Roman"/>
      <w:b/>
      <w:bCs/>
      <w:sz w:val="28"/>
      <w:szCs w:val="32"/>
    </w:rPr>
  </w:style>
  <w:style w:type="paragraph" w:styleId="Heading3">
    <w:name w:val="heading 3"/>
    <w:basedOn w:val="Normal"/>
    <w:next w:val="Normal"/>
    <w:link w:val="Heading3Char"/>
    <w:unhideWhenUsed/>
    <w:qFormat/>
    <w:pPr>
      <w:keepNext/>
      <w:keepLines/>
      <w:numPr>
        <w:ilvl w:val="3"/>
        <w:numId w:val="2"/>
      </w:numPr>
      <w:spacing w:beforeLines="10" w:afterLines="10" w:line="415" w:lineRule="auto"/>
      <w:outlineLvl w:val="2"/>
    </w:pPr>
    <w:rPr>
      <w:rFonts w:eastAsia="SimSun" w:cs="Times New Roman"/>
      <w:b/>
      <w:bCs/>
      <w:szCs w:val="32"/>
    </w:rPr>
  </w:style>
  <w:style w:type="paragraph" w:styleId="Heading4">
    <w:name w:val="heading 4"/>
    <w:basedOn w:val="Normal"/>
    <w:next w:val="Normal"/>
    <w:link w:val="Heading4Char"/>
    <w:unhideWhenUsed/>
    <w:qFormat/>
    <w:pPr>
      <w:keepNext/>
      <w:keepLines/>
      <w:spacing w:beforeLines="10" w:afterLines="10" w:line="374" w:lineRule="auto"/>
      <w:ind w:firstLine="0"/>
      <w:outlineLvl w:val="3"/>
    </w:pPr>
    <w:rPr>
      <w:rFonts w:ascii="Calibri Light" w:eastAsia="SimSun" w:hAnsi="Calibri Light" w:cs="Times New Roman"/>
      <w:b/>
      <w:bCs/>
      <w:sz w:val="28"/>
      <w:szCs w:val="28"/>
    </w:rPr>
  </w:style>
  <w:style w:type="paragraph" w:styleId="Heading5">
    <w:name w:val="heading 5"/>
    <w:aliases w:val="Link"/>
    <w:basedOn w:val="Normal"/>
    <w:next w:val="Normal"/>
    <w:link w:val="Heading5Char"/>
    <w:autoRedefine/>
    <w:uiPriority w:val="9"/>
    <w:unhideWhenUsed/>
    <w:qFormat/>
    <w:pPr>
      <w:keepNext/>
      <w:keepLines/>
      <w:numPr>
        <w:ilvl w:val="4"/>
        <w:numId w:val="4"/>
      </w:numPr>
      <w:spacing w:beforeLines="10" w:afterLines="10" w:line="374" w:lineRule="auto"/>
      <w:ind w:left="794" w:firstLine="0"/>
      <w:outlineLvl w:val="4"/>
    </w:pPr>
    <w:rPr>
      <w:rFonts w:eastAsia="SimSun" w:cs="Times New Roman"/>
      <w:i/>
      <w:color w:val="0070C0"/>
      <w:szCs w:val="28"/>
      <w:u w:val="single"/>
    </w:rPr>
  </w:style>
  <w:style w:type="paragraph" w:styleId="Heading6">
    <w:name w:val="heading 6"/>
    <w:basedOn w:val="Normal"/>
    <w:next w:val="Normal"/>
    <w:link w:val="Heading6Char"/>
    <w:uiPriority w:val="9"/>
    <w:semiHidden/>
    <w:unhideWhenUsed/>
    <w:qFormat/>
    <w:pPr>
      <w:keepNext/>
      <w:keepLines/>
      <w:numPr>
        <w:ilvl w:val="5"/>
        <w:numId w:val="4"/>
      </w:numPr>
      <w:spacing w:beforeLines="10" w:afterLines="10" w:line="319" w:lineRule="auto"/>
      <w:ind w:left="794" w:firstLine="0"/>
      <w:outlineLvl w:val="5"/>
    </w:pPr>
    <w:rPr>
      <w:rFonts w:ascii="Calibri Light" w:eastAsia="SimSun" w:hAnsi="Calibri Light" w:cs="Times New Roman"/>
      <w:b/>
      <w:bCs/>
      <w:szCs w:val="24"/>
    </w:rPr>
  </w:style>
  <w:style w:type="paragraph" w:styleId="Heading7">
    <w:name w:val="heading 7"/>
    <w:basedOn w:val="Normal"/>
    <w:next w:val="Normal"/>
    <w:link w:val="Heading7Char"/>
    <w:uiPriority w:val="9"/>
    <w:semiHidden/>
    <w:unhideWhenUsed/>
    <w:qFormat/>
    <w:pPr>
      <w:keepNext/>
      <w:keepLines/>
      <w:numPr>
        <w:ilvl w:val="6"/>
        <w:numId w:val="4"/>
      </w:numPr>
      <w:spacing w:beforeLines="10" w:afterLines="10" w:line="319" w:lineRule="auto"/>
      <w:ind w:left="794" w:firstLine="0"/>
      <w:outlineLvl w:val="6"/>
    </w:pPr>
    <w:rPr>
      <w:rFonts w:eastAsia="SimSun" w:cs="Times New Roman"/>
      <w:b/>
      <w:bCs/>
      <w:szCs w:val="24"/>
    </w:rPr>
  </w:style>
  <w:style w:type="paragraph" w:styleId="Heading8">
    <w:name w:val="heading 8"/>
    <w:basedOn w:val="Normal"/>
    <w:next w:val="Normal"/>
    <w:link w:val="Heading8Char"/>
    <w:uiPriority w:val="9"/>
    <w:semiHidden/>
    <w:unhideWhenUsed/>
    <w:qFormat/>
    <w:pPr>
      <w:keepNext/>
      <w:keepLines/>
      <w:numPr>
        <w:ilvl w:val="7"/>
        <w:numId w:val="4"/>
      </w:numPr>
      <w:spacing w:beforeLines="10" w:afterLines="10" w:line="319" w:lineRule="auto"/>
      <w:ind w:left="794" w:firstLine="0"/>
      <w:outlineLvl w:val="7"/>
    </w:pPr>
    <w:rPr>
      <w:rFonts w:ascii="Calibri Light" w:eastAsia="SimSun" w:hAnsi="Calibri Light" w:cs="Times New Roman"/>
      <w:szCs w:val="24"/>
    </w:rPr>
  </w:style>
  <w:style w:type="paragraph" w:styleId="Heading9">
    <w:name w:val="heading 9"/>
    <w:basedOn w:val="Normal"/>
    <w:next w:val="Normal"/>
    <w:link w:val="Heading9Char"/>
    <w:semiHidden/>
    <w:unhideWhenUsed/>
    <w:qFormat/>
    <w:pPr>
      <w:keepNext/>
      <w:keepLines/>
      <w:spacing w:beforeLines="10" w:afterLines="10" w:line="319" w:lineRule="auto"/>
      <w:outlineLvl w:val="8"/>
    </w:pPr>
    <w:rPr>
      <w:rFonts w:ascii="Calibri Light" w:eastAsia="SimSun" w:hAnsi="Calibri Light" w:cs="Times New Roman"/>
      <w:sz w:val="2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semiHidden/>
    <w:unhideWhenUsed/>
    <w:rPr>
      <w:color w:val="954F72" w:themeColor="followedHyperlink"/>
      <w:u w:val="single"/>
    </w:rPr>
  </w:style>
  <w:style w:type="character" w:customStyle="1" w:styleId="Heading1Char">
    <w:name w:val="Heading 1 Char"/>
    <w:basedOn w:val="DefaultParagraphFont"/>
    <w:link w:val="Heading1"/>
    <w:locked/>
    <w:rPr>
      <w:rFonts w:ascii="Times New Roman" w:eastAsiaTheme="majorEastAsia" w:hAnsi="Times New Roman" w:cs="Times New Roman" w:hint="default"/>
      <w:b/>
      <w:bCs/>
      <w:smallCaps/>
      <w:kern w:val="44"/>
      <w:sz w:val="30"/>
      <w:szCs w:val="44"/>
    </w:rPr>
  </w:style>
  <w:style w:type="character" w:customStyle="1" w:styleId="Heading2Char">
    <w:name w:val="Heading 2 Char"/>
    <w:basedOn w:val="DefaultParagraphFont"/>
    <w:link w:val="Heading2"/>
    <w:locked/>
    <w:rPr>
      <w:rFonts w:ascii="Times New Roman" w:eastAsia="SimSun" w:hAnsi="Times New Roman" w:cs="Times New Roman" w:hint="default"/>
      <w:b/>
      <w:bCs/>
      <w:kern w:val="2"/>
      <w:sz w:val="28"/>
      <w:szCs w:val="32"/>
    </w:rPr>
  </w:style>
  <w:style w:type="character" w:customStyle="1" w:styleId="Heading3Char">
    <w:name w:val="Heading 3 Char"/>
    <w:basedOn w:val="DefaultParagraphFont"/>
    <w:link w:val="Heading3"/>
    <w:locked/>
    <w:rPr>
      <w:rFonts w:ascii="Times New Roman" w:eastAsia="SimSun" w:hAnsi="Times New Roman" w:cs="Times New Roman" w:hint="default"/>
      <w:b/>
      <w:bCs/>
      <w:kern w:val="2"/>
      <w:sz w:val="21"/>
      <w:szCs w:val="32"/>
    </w:rPr>
  </w:style>
  <w:style w:type="character" w:customStyle="1" w:styleId="Heading4Char">
    <w:name w:val="Heading 4 Char"/>
    <w:basedOn w:val="DefaultParagraphFont"/>
    <w:link w:val="Heading4"/>
    <w:locked/>
    <w:rPr>
      <w:rFonts w:ascii="Calibri Light" w:eastAsia="SimSun" w:hAnsi="Calibri Light" w:cs="Times New Roman" w:hint="default"/>
      <w:b/>
      <w:bCs/>
      <w:sz w:val="28"/>
      <w:szCs w:val="28"/>
    </w:rPr>
  </w:style>
  <w:style w:type="character" w:customStyle="1" w:styleId="Heading5Char">
    <w:name w:val="Heading 5 Char"/>
    <w:aliases w:val="Link Char"/>
    <w:basedOn w:val="DefaultParagraphFont"/>
    <w:link w:val="Heading5"/>
    <w:uiPriority w:val="9"/>
    <w:locked/>
    <w:rPr>
      <w:rFonts w:ascii="Times New Roman" w:eastAsia="SimSun" w:hAnsi="Times New Roman" w:cs="Times New Roman" w:hint="default"/>
      <w:b/>
      <w:bCs/>
      <w:i/>
      <w:iCs w:val="0"/>
      <w:color w:val="0070C0"/>
      <w:kern w:val="2"/>
      <w:sz w:val="24"/>
      <w:szCs w:val="28"/>
      <w:u w:val="single"/>
    </w:rPr>
  </w:style>
  <w:style w:type="character" w:customStyle="1" w:styleId="Heading5Char1">
    <w:name w:val="Heading 5 Char1"/>
    <w:aliases w:val="Link Char1"/>
    <w:basedOn w:val="DefaultParagraphFont"/>
    <w:uiPriority w:val="9"/>
    <w:semiHidden/>
    <w:rPr>
      <w:rFonts w:eastAsiaTheme="minorEastAsia"/>
      <w:b/>
      <w:bCs/>
      <w:kern w:val="2"/>
      <w:sz w:val="28"/>
      <w:szCs w:val="28"/>
    </w:rPr>
  </w:style>
  <w:style w:type="character" w:customStyle="1" w:styleId="Heading6Char">
    <w:name w:val="Heading 6 Char"/>
    <w:basedOn w:val="DefaultParagraphFont"/>
    <w:link w:val="Heading6"/>
    <w:uiPriority w:val="9"/>
    <w:semiHidden/>
    <w:locked/>
    <w:rPr>
      <w:rFonts w:ascii="Calibri Light" w:eastAsia="SimSun" w:hAnsi="Calibri Light" w:cs="Times New Roman" w:hint="default"/>
      <w:b/>
      <w:bCs/>
      <w:sz w:val="24"/>
      <w:szCs w:val="24"/>
    </w:rPr>
  </w:style>
  <w:style w:type="paragraph" w:customStyle="1" w:styleId="msonormal0">
    <w:name w:val="msonormal"/>
    <w:basedOn w:val="Normal"/>
    <w:pPr>
      <w:widowControl/>
      <w:snapToGrid/>
      <w:spacing w:before="100" w:beforeAutospacing="1" w:after="100" w:afterAutospacing="1" w:line="240" w:lineRule="auto"/>
      <w:ind w:firstLine="0"/>
      <w:jc w:val="left"/>
    </w:pPr>
    <w:rPr>
      <w:rFonts w:cs="Times New Roman"/>
      <w:kern w:val="0"/>
      <w:szCs w:val="24"/>
    </w:rPr>
  </w:style>
  <w:style w:type="character" w:customStyle="1" w:styleId="Heading7Char">
    <w:name w:val="Heading 7 Char"/>
    <w:basedOn w:val="DefaultParagraphFont"/>
    <w:link w:val="Heading7"/>
    <w:uiPriority w:val="9"/>
    <w:semiHidden/>
    <w:locked/>
    <w:rPr>
      <w:rFonts w:ascii="Times New Roman" w:eastAsia="SimSun" w:hAnsi="Times New Roman" w:cs="Times New Roman" w:hint="default"/>
      <w:b/>
      <w:bCs/>
      <w:sz w:val="24"/>
      <w:szCs w:val="24"/>
    </w:rPr>
  </w:style>
  <w:style w:type="character" w:customStyle="1" w:styleId="Heading8Char">
    <w:name w:val="Heading 8 Char"/>
    <w:basedOn w:val="DefaultParagraphFont"/>
    <w:link w:val="Heading8"/>
    <w:uiPriority w:val="9"/>
    <w:semiHidden/>
    <w:locked/>
    <w:rPr>
      <w:rFonts w:ascii="Calibri Light" w:eastAsia="SimSun" w:hAnsi="Calibri Light" w:cs="Times New Roman" w:hint="default"/>
      <w:sz w:val="24"/>
      <w:szCs w:val="24"/>
    </w:rPr>
  </w:style>
  <w:style w:type="character" w:customStyle="1" w:styleId="Heading9Char">
    <w:name w:val="Heading 9 Char"/>
    <w:basedOn w:val="DefaultParagraphFont"/>
    <w:link w:val="Heading9"/>
    <w:semiHidden/>
    <w:locked/>
    <w:rPr>
      <w:rFonts w:ascii="Calibri Light" w:eastAsia="SimSun" w:hAnsi="Calibri Light" w:cs="Times New Roman" w:hint="default"/>
      <w:sz w:val="28"/>
      <w:szCs w:val="21"/>
    </w:rPr>
  </w:style>
  <w:style w:type="paragraph" w:styleId="TOC1">
    <w:name w:val="toc 1"/>
    <w:basedOn w:val="Normal"/>
    <w:next w:val="Normal"/>
    <w:autoRedefine/>
    <w:uiPriority w:val="39"/>
    <w:semiHidden/>
    <w:unhideWhenUsed/>
  </w:style>
  <w:style w:type="paragraph" w:styleId="TOC2">
    <w:name w:val="toc 2"/>
    <w:basedOn w:val="Normal"/>
    <w:next w:val="Normal"/>
    <w:autoRedefine/>
    <w:uiPriority w:val="39"/>
    <w:semiHidden/>
    <w:unhideWhenUsed/>
    <w:pPr>
      <w:ind w:leftChars="200" w:left="420"/>
    </w:pPr>
  </w:style>
  <w:style w:type="paragraph" w:styleId="TOC3">
    <w:name w:val="toc 3"/>
    <w:basedOn w:val="Normal"/>
    <w:next w:val="Normal"/>
    <w:autoRedefine/>
    <w:uiPriority w:val="39"/>
    <w:semiHidden/>
    <w:unhideWhenUsed/>
    <w:pPr>
      <w:ind w:leftChars="400" w:left="840"/>
    </w:pPr>
  </w:style>
  <w:style w:type="paragraph" w:styleId="Header">
    <w:name w:val="header"/>
    <w:basedOn w:val="Normal"/>
    <w:link w:val="HeaderChar"/>
    <w:uiPriority w:val="99"/>
    <w:unhideWhenUsed/>
    <w:pPr>
      <w:pBdr>
        <w:bottom w:val="single" w:sz="6" w:space="1" w:color="auto"/>
      </w:pBdr>
      <w:tabs>
        <w:tab w:val="center" w:pos="4153"/>
        <w:tab w:val="right" w:pos="8306"/>
      </w:tabs>
      <w:spacing w:beforeLines="10" w:afterLines="10"/>
      <w:jc w:val="center"/>
    </w:pPr>
    <w:rPr>
      <w:rFonts w:eastAsia="SimSun" w:cs="Times New Roman"/>
      <w:sz w:val="18"/>
      <w:szCs w:val="18"/>
    </w:rPr>
  </w:style>
  <w:style w:type="character" w:customStyle="1" w:styleId="HeaderChar">
    <w:name w:val="Header Char"/>
    <w:basedOn w:val="DefaultParagraphFont"/>
    <w:link w:val="Header"/>
    <w:uiPriority w:val="99"/>
    <w:locked/>
    <w:rPr>
      <w:rFonts w:ascii="Times New Roman" w:eastAsia="SimSun" w:hAnsi="Times New Roman" w:cs="Times New Roman" w:hint="default"/>
      <w:sz w:val="18"/>
      <w:szCs w:val="18"/>
    </w:rPr>
  </w:style>
  <w:style w:type="paragraph" w:styleId="Footer">
    <w:name w:val="footer"/>
    <w:basedOn w:val="Normal"/>
    <w:link w:val="FooterChar"/>
    <w:uiPriority w:val="99"/>
    <w:unhideWhenUsed/>
    <w:pPr>
      <w:tabs>
        <w:tab w:val="center" w:pos="4153"/>
        <w:tab w:val="right" w:pos="8306"/>
      </w:tabs>
      <w:spacing w:beforeLines="10" w:afterLines="10"/>
      <w:jc w:val="left"/>
    </w:pPr>
    <w:rPr>
      <w:rFonts w:eastAsia="SimSun" w:cs="Times New Roman"/>
      <w:sz w:val="18"/>
      <w:szCs w:val="18"/>
    </w:rPr>
  </w:style>
  <w:style w:type="character" w:customStyle="1" w:styleId="FooterChar">
    <w:name w:val="Footer Char"/>
    <w:basedOn w:val="DefaultParagraphFont"/>
    <w:link w:val="Footer"/>
    <w:uiPriority w:val="99"/>
    <w:locked/>
    <w:rPr>
      <w:rFonts w:ascii="Times New Roman" w:eastAsia="SimSun" w:hAnsi="Times New Roman" w:cs="Times New Roman" w:hint="default"/>
      <w:sz w:val="18"/>
      <w:szCs w:val="18"/>
    </w:rPr>
  </w:style>
  <w:style w:type="paragraph" w:styleId="Caption">
    <w:name w:val="caption"/>
    <w:basedOn w:val="Normal"/>
    <w:next w:val="Normal"/>
    <w:uiPriority w:val="35"/>
    <w:unhideWhenUsed/>
    <w:qFormat/>
    <w:pPr>
      <w:spacing w:beforeLines="10" w:afterLines="10"/>
    </w:pPr>
    <w:rPr>
      <w:rFonts w:asciiTheme="majorHAnsi" w:eastAsia="SimHei" w:hAnsiTheme="majorHAnsi" w:cstheme="majorBidi"/>
      <w:sz w:val="20"/>
      <w:szCs w:val="20"/>
    </w:rPr>
  </w:style>
  <w:style w:type="character" w:customStyle="1" w:styleId="TitleChar">
    <w:name w:val="Title Char"/>
    <w:aliases w:val="Button Char"/>
    <w:basedOn w:val="DefaultParagraphFont"/>
    <w:link w:val="Title"/>
    <w:uiPriority w:val="10"/>
    <w:locked/>
    <w:rPr>
      <w:rFonts w:ascii="Times New Roman" w:eastAsia="Times New Roman" w:hAnsi="Times New Roman" w:cstheme="majorBidi" w:hint="default"/>
      <w:b/>
      <w:bCs/>
      <w:color w:val="70AD47" w:themeColor="accent6"/>
      <w:kern w:val="2"/>
      <w:sz w:val="24"/>
      <w:szCs w:val="32"/>
      <w:u w:val="wavyDouble"/>
      <w14:textOutline w14:w="9525" w14:cap="rnd" w14:cmpd="sng" w14:algn="ctr">
        <w14:noFill/>
        <w14:prstDash w14:val="solid"/>
        <w14:bevel/>
      </w14:textOutline>
    </w:rPr>
  </w:style>
  <w:style w:type="paragraph" w:styleId="Title">
    <w:name w:val="Title"/>
    <w:aliases w:val="Button"/>
    <w:basedOn w:val="Normal"/>
    <w:next w:val="Normal"/>
    <w:link w:val="TitleChar"/>
    <w:autoRedefine/>
    <w:uiPriority w:val="10"/>
    <w:qFormat/>
    <w:pPr>
      <w:spacing w:before="240" w:after="60"/>
      <w:outlineLvl w:val="0"/>
    </w:pPr>
    <w:rPr>
      <w:rFonts w:eastAsia="Times New Roman" w:cstheme="majorBidi"/>
      <w:b/>
      <w:bCs/>
      <w:color w:val="70AD47" w:themeColor="accent6"/>
      <w:szCs w:val="32"/>
      <w:u w:val="wavyDouble"/>
      <w14:textOutline w14:w="9525" w14:cap="rnd" w14:cmpd="sng" w14:algn="ctr">
        <w14:noFill/>
        <w14:prstDash w14:val="solid"/>
        <w14:bevel/>
      </w14:textOutline>
    </w:rPr>
  </w:style>
  <w:style w:type="character" w:customStyle="1" w:styleId="TitleChar1">
    <w:name w:val="Title Char1"/>
    <w:aliases w:val="Button Char1"/>
    <w:basedOn w:val="DefaultParagraphFont"/>
    <w:uiPriority w:val="10"/>
    <w:rPr>
      <w:rFonts w:asciiTheme="majorHAnsi" w:eastAsiaTheme="majorEastAsia" w:hAnsiTheme="majorHAnsi" w:cstheme="majorBidi"/>
      <w:b/>
      <w:bCs/>
      <w:kern w:val="2"/>
      <w:sz w:val="32"/>
      <w:szCs w:val="32"/>
    </w:rPr>
  </w:style>
  <w:style w:type="paragraph" w:styleId="NoteHeading">
    <w:name w:val="Note Heading"/>
    <w:basedOn w:val="Normal"/>
    <w:next w:val="Normal"/>
    <w:link w:val="NoteHeadingChar"/>
    <w:uiPriority w:val="99"/>
    <w:semiHidden/>
    <w:unhideWhenUsed/>
    <w:pPr>
      <w:ind w:firstLine="0"/>
      <w:jc w:val="center"/>
    </w:pPr>
  </w:style>
  <w:style w:type="character" w:customStyle="1" w:styleId="NoteHeadingChar">
    <w:name w:val="Note Heading Char"/>
    <w:basedOn w:val="DefaultParagraphFont"/>
    <w:link w:val="NoteHeading"/>
    <w:uiPriority w:val="99"/>
    <w:semiHidden/>
    <w:locked/>
    <w:rPr>
      <w:rFonts w:ascii="Times New Roman" w:hAnsi="Times New Roman" w:cs="Times New Roman" w:hint="default"/>
      <w:kern w:val="2"/>
      <w:sz w:val="21"/>
      <w:szCs w:val="22"/>
    </w:rPr>
  </w:style>
  <w:style w:type="character" w:customStyle="1" w:styleId="NoSpacingChar">
    <w:name w:val="No Spacing Char"/>
    <w:aliases w:val="Note Char"/>
    <w:basedOn w:val="DefaultParagraphFont"/>
    <w:link w:val="NoSpacing"/>
    <w:uiPriority w:val="1"/>
    <w:locked/>
    <w:rsid w:val="001B0057"/>
    <w:rPr>
      <w:i/>
      <w:kern w:val="2"/>
      <w:sz w:val="24"/>
      <w:szCs w:val="22"/>
      <w:lang w:val="en-HK"/>
    </w:rPr>
  </w:style>
  <w:style w:type="paragraph" w:styleId="NoSpacing">
    <w:name w:val="No Spacing"/>
    <w:aliases w:val="Note"/>
    <w:basedOn w:val="Normal"/>
    <w:next w:val="Normal"/>
    <w:link w:val="NoSpacingChar"/>
    <w:autoRedefine/>
    <w:uiPriority w:val="1"/>
    <w:qFormat/>
    <w:rsid w:val="001B0057"/>
    <w:pPr>
      <w:numPr>
        <w:ilvl w:val="8"/>
        <w:numId w:val="2"/>
      </w:numPr>
    </w:pPr>
    <w:rPr>
      <w:i/>
      <w:lang w:val="en-HK"/>
    </w:rPr>
  </w:style>
  <w:style w:type="character" w:customStyle="1" w:styleId="ListParagraphChar">
    <w:name w:val="List Paragraph Char"/>
    <w:basedOn w:val="DefaultParagraphFont"/>
    <w:link w:val="ListParagraph"/>
    <w:uiPriority w:val="99"/>
    <w:locked/>
    <w:rPr>
      <w:rFonts w:ascii="Times New Roman" w:hAnsi="Times New Roman" w:cs="Times New Roman" w:hint="default"/>
      <w:kern w:val="2"/>
      <w:sz w:val="24"/>
      <w:szCs w:val="22"/>
    </w:rPr>
  </w:style>
  <w:style w:type="paragraph" w:styleId="ListParagraph">
    <w:name w:val="List Paragraph"/>
    <w:basedOn w:val="Normal"/>
    <w:link w:val="ListParagraphChar"/>
    <w:uiPriority w:val="99"/>
  </w:style>
  <w:style w:type="paragraph" w:styleId="TOCHeading">
    <w:name w:val="TOC Heading"/>
    <w:basedOn w:val="Heading1"/>
    <w:next w:val="Normal"/>
    <w:uiPriority w:val="39"/>
    <w:semiHidden/>
    <w:unhideWhenUsed/>
    <w:qFormat/>
    <w:pPr>
      <w:numPr>
        <w:numId w:val="0"/>
      </w:numPr>
      <w:spacing w:before="240" w:after="0" w:line="256" w:lineRule="auto"/>
      <w:outlineLvl w:val="9"/>
    </w:pPr>
    <w:rPr>
      <w:rFonts w:asciiTheme="majorHAnsi" w:hAnsiTheme="majorHAnsi" w:cstheme="majorBidi"/>
      <w:b w:val="0"/>
      <w:bCs w:val="0"/>
      <w:color w:val="2E74B5" w:themeColor="accent1" w:themeShade="BF"/>
      <w:kern w:val="0"/>
      <w:sz w:val="32"/>
      <w:szCs w:val="32"/>
    </w:rPr>
  </w:style>
  <w:style w:type="character" w:customStyle="1" w:styleId="Char">
    <w:name w:val="表格标题 Char"/>
    <w:link w:val="a"/>
    <w:locked/>
    <w:rPr>
      <w:rFonts w:ascii="Times New Roman" w:eastAsia="SimSun" w:hAnsi="Times New Roman" w:cs="Times New Roman" w:hint="default"/>
      <w:color w:val="000000"/>
    </w:rPr>
  </w:style>
  <w:style w:type="paragraph" w:customStyle="1" w:styleId="a2">
    <w:name w:val="英文表格标题"/>
    <w:basedOn w:val="a"/>
    <w:next w:val="Normal"/>
    <w:link w:val="Char0"/>
    <w:qFormat/>
    <w:pPr>
      <w:numPr>
        <w:ilvl w:val="7"/>
      </w:numPr>
      <w:spacing w:beforeLines="50" w:afterLines="20" w:line="240" w:lineRule="auto"/>
    </w:pPr>
  </w:style>
  <w:style w:type="paragraph" w:customStyle="1" w:styleId="a">
    <w:name w:val="表格标题"/>
    <w:basedOn w:val="Normal"/>
    <w:next w:val="a2"/>
    <w:link w:val="Char"/>
    <w:qFormat/>
    <w:pPr>
      <w:keepNext/>
      <w:numPr>
        <w:ilvl w:val="4"/>
        <w:numId w:val="2"/>
      </w:numPr>
      <w:adjustRightInd w:val="0"/>
      <w:spacing w:beforeLines="20" w:afterLines="10"/>
      <w:jc w:val="center"/>
    </w:pPr>
    <w:rPr>
      <w:rFonts w:eastAsia="SimSun" w:cs="Times New Roman"/>
      <w:color w:val="000000"/>
    </w:rPr>
  </w:style>
  <w:style w:type="character" w:customStyle="1" w:styleId="Char0">
    <w:name w:val="英文表格标题 Char"/>
    <w:link w:val="a2"/>
    <w:locked/>
    <w:rPr>
      <w:rFonts w:ascii="Times New Roman" w:eastAsia="SimSun" w:hAnsi="Times New Roman" w:cs="Times New Roman" w:hint="default"/>
      <w:color w:val="000000"/>
    </w:rPr>
  </w:style>
  <w:style w:type="character" w:customStyle="1" w:styleId="Char1">
    <w:name w:val="图片说明 Char"/>
    <w:link w:val="a0"/>
    <w:locked/>
    <w:rPr>
      <w:rFonts w:ascii="Times New Roman" w:eastAsia="SimSun" w:hAnsi="Times New Roman" w:cs="Times New Roman" w:hint="default"/>
    </w:rPr>
  </w:style>
  <w:style w:type="paragraph" w:customStyle="1" w:styleId="a1">
    <w:name w:val="英文图片说明"/>
    <w:basedOn w:val="a0"/>
    <w:next w:val="Normal"/>
    <w:link w:val="Char2"/>
    <w:qFormat/>
    <w:pPr>
      <w:numPr>
        <w:ilvl w:val="6"/>
      </w:numPr>
      <w:spacing w:beforeLines="0" w:afterLines="20"/>
    </w:pPr>
  </w:style>
  <w:style w:type="paragraph" w:customStyle="1" w:styleId="a0">
    <w:name w:val="图片说明"/>
    <w:basedOn w:val="Normal"/>
    <w:next w:val="a1"/>
    <w:link w:val="Char1"/>
    <w:qFormat/>
    <w:pPr>
      <w:numPr>
        <w:ilvl w:val="5"/>
        <w:numId w:val="2"/>
      </w:numPr>
      <w:adjustRightInd w:val="0"/>
      <w:spacing w:beforeLines="10" w:afterLines="10"/>
      <w:jc w:val="center"/>
    </w:pPr>
    <w:rPr>
      <w:rFonts w:eastAsia="SimSun" w:cs="Times New Roman"/>
    </w:rPr>
  </w:style>
  <w:style w:type="character" w:customStyle="1" w:styleId="Char2">
    <w:name w:val="英文图片说明 Char"/>
    <w:link w:val="a1"/>
    <w:locked/>
    <w:rPr>
      <w:rFonts w:ascii="Times New Roman" w:eastAsia="SimSun" w:hAnsi="Times New Roman" w:cs="Times New Roman" w:hint="default"/>
      <w:kern w:val="2"/>
      <w:sz w:val="21"/>
      <w:szCs w:val="22"/>
    </w:rPr>
  </w:style>
  <w:style w:type="character" w:customStyle="1" w:styleId="Char3">
    <w:name w:val="公式 Char"/>
    <w:basedOn w:val="DefaultParagraphFont"/>
    <w:link w:val="a4"/>
    <w:locked/>
    <w:rPr>
      <w:rFonts w:ascii="Times New Roman" w:eastAsia="SimSun" w:hAnsi="Times New Roman" w:cs="Times New Roman" w:hint="default"/>
      <w:iCs/>
      <w:color w:val="000000" w:themeColor="text1"/>
      <w:sz w:val="24"/>
    </w:rPr>
  </w:style>
  <w:style w:type="paragraph" w:customStyle="1" w:styleId="a4">
    <w:name w:val="公式"/>
    <w:basedOn w:val="Normal"/>
    <w:next w:val="Normal"/>
    <w:link w:val="Char3"/>
    <w:qFormat/>
    <w:pPr>
      <w:tabs>
        <w:tab w:val="center" w:pos="4200"/>
        <w:tab w:val="center" w:leader="middleDot" w:pos="8466"/>
      </w:tabs>
      <w:adjustRightInd w:val="0"/>
      <w:ind w:firstLine="0"/>
    </w:pPr>
    <w:rPr>
      <w:rFonts w:eastAsia="SimSun"/>
      <w:iCs/>
      <w:color w:val="000000" w:themeColor="text1"/>
    </w:rPr>
  </w:style>
  <w:style w:type="paragraph" w:customStyle="1" w:styleId="1">
    <w:name w:val="列出段落1"/>
    <w:basedOn w:val="Normal"/>
    <w:uiPriority w:val="34"/>
    <w:qFormat/>
    <w:pPr>
      <w:spacing w:beforeLines="10" w:afterLines="10"/>
    </w:pPr>
    <w:rPr>
      <w:rFonts w:eastAsia="SimSun" w:cs="Times New Roman"/>
      <w:sz w:val="28"/>
    </w:rPr>
  </w:style>
  <w:style w:type="character" w:customStyle="1" w:styleId="Char4">
    <w:name w:val="参考文献 Char"/>
    <w:basedOn w:val="DefaultParagraphFont"/>
    <w:link w:val="a3"/>
    <w:locked/>
    <w:rPr>
      <w:rFonts w:ascii="Times New Roman" w:hAnsi="Times New Roman" w:cs="Times New Roman" w:hint="default"/>
      <w:kern w:val="2"/>
      <w:sz w:val="21"/>
      <w:szCs w:val="22"/>
    </w:rPr>
  </w:style>
  <w:style w:type="paragraph" w:customStyle="1" w:styleId="a3">
    <w:name w:val="参考文献"/>
    <w:basedOn w:val="Normal"/>
    <w:link w:val="Char4"/>
    <w:qFormat/>
    <w:pPr>
      <w:numPr>
        <w:numId w:val="8"/>
      </w:numPr>
      <w:adjustRightInd w:val="0"/>
      <w:spacing w:line="240" w:lineRule="auto"/>
      <w:ind w:firstLine="0"/>
    </w:pPr>
  </w:style>
  <w:style w:type="character" w:customStyle="1" w:styleId="WarningChar">
    <w:name w:val="Warning Char"/>
    <w:basedOn w:val="ListParagraphChar"/>
    <w:link w:val="Warning"/>
    <w:locked/>
    <w:rsid w:val="00896D7D"/>
    <w:rPr>
      <w:rFonts w:ascii="Times New Roman" w:hAnsi="Times New Roman" w:cs="Times New Roman" w:hint="default"/>
      <w:b/>
      <w:i/>
      <w:color w:val="FF0000"/>
      <w:kern w:val="2"/>
      <w:sz w:val="24"/>
      <w:szCs w:val="22"/>
    </w:rPr>
  </w:style>
  <w:style w:type="paragraph" w:customStyle="1" w:styleId="Warning">
    <w:name w:val="Warning"/>
    <w:basedOn w:val="ListParagraph"/>
    <w:link w:val="WarningChar"/>
    <w:qFormat/>
    <w:rsid w:val="00896D7D"/>
    <w:pPr>
      <w:pBdr>
        <w:top w:val="single" w:sz="4" w:space="0" w:color="auto"/>
        <w:left w:val="single" w:sz="4" w:space="0" w:color="auto"/>
        <w:bottom w:val="single" w:sz="4" w:space="0" w:color="auto"/>
        <w:right w:val="single" w:sz="4" w:space="0" w:color="auto"/>
      </w:pBdr>
      <w:spacing w:line="240" w:lineRule="auto"/>
      <w:ind w:left="420" w:firstLine="0"/>
    </w:pPr>
    <w:rPr>
      <w:b/>
      <w:i/>
      <w:color w:val="FF0000"/>
    </w:rPr>
  </w:style>
  <w:style w:type="character" w:styleId="PlaceholderText">
    <w:name w:val="Placeholder Text"/>
    <w:basedOn w:val="DefaultParagraphFont"/>
    <w:uiPriority w:val="99"/>
    <w:semiHidden/>
    <w:rPr>
      <w:color w:val="808080"/>
    </w:rPr>
  </w:style>
  <w:style w:type="character" w:customStyle="1" w:styleId="10">
    <w:name w:val="占位符文本1"/>
    <w:basedOn w:val="DefaultParagraphFont"/>
    <w:uiPriority w:val="99"/>
    <w:semiHidden/>
    <w:rPr>
      <w:color w:val="808080"/>
    </w:rPr>
  </w:style>
  <w:style w:type="table" w:styleId="TableGrid">
    <w:name w:val="Table Grid"/>
    <w:basedOn w:val="TableNormal"/>
    <w:uiPriority w:val="39"/>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Pr>
      <w:rFonts w:asciiTheme="minorHAnsi" w:hAnsiTheme="minorHAns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
    <w:name w:val="Grid Table 4"/>
    <w:basedOn w:val="TableNormal"/>
    <w:uiPriority w:val="49"/>
    <w:rPr>
      <w:rFonts w:asciiTheme="minorHAnsi" w:hAnsiTheme="minorHAnsi"/>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Pr>
      <w:rFonts w:asciiTheme="minorHAnsi" w:hAnsiTheme="minorHAnsi"/>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Pr>
      <w:rFonts w:asciiTheme="minorHAnsi" w:hAnsiTheme="minorHAnsi"/>
    </w:rPr>
    <w:tblPr>
      <w:tblStyleRowBandSize w:val="1"/>
      <w:tblStyleColBandSize w:val="1"/>
      <w:tblInd w:w="0" w:type="nil"/>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Pr>
      <w:rFonts w:asciiTheme="minorHAnsi" w:hAnsiTheme="minorHAnsi"/>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5-51">
    <w:name w:val="网格表 5 深色 - 着色 51"/>
    <w:basedOn w:val="TableNormal"/>
    <w:uiPriority w:val="50"/>
    <w:rPr>
      <w:rFonts w:ascii="Calibri" w:eastAsia="SimSun" w:hAnsi="Calibri" w:cs="Times New Roman"/>
    </w:rPr>
    <w:tblPr>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styleId="HTMLPreformatted">
    <w:name w:val="HTML Preformatted"/>
    <w:basedOn w:val="Normal"/>
    <w:link w:val="HTMLPreformattedChar"/>
    <w:uiPriority w:val="99"/>
    <w:semiHidden/>
    <w:unhideWhenUsed/>
    <w:rsid w:val="001D0F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firstLine="0"/>
      <w:jc w:val="left"/>
    </w:pPr>
    <w:rPr>
      <w:rFonts w:ascii="SimSun" w:eastAsia="SimSun" w:hAnsi="SimSun" w:cs="SimSun"/>
      <w:kern w:val="0"/>
      <w:szCs w:val="24"/>
    </w:rPr>
  </w:style>
  <w:style w:type="character" w:customStyle="1" w:styleId="HTMLPreformattedChar">
    <w:name w:val="HTML Preformatted Char"/>
    <w:basedOn w:val="DefaultParagraphFont"/>
    <w:link w:val="HTMLPreformatted"/>
    <w:uiPriority w:val="99"/>
    <w:semiHidden/>
    <w:rsid w:val="001D0F10"/>
    <w:rPr>
      <w:rFonts w:ascii="SimSun" w:eastAsia="SimSun" w:hAnsi="SimSun" w:cs="SimSun"/>
      <w:sz w:val="24"/>
      <w:szCs w:val="24"/>
    </w:rPr>
  </w:style>
  <w:style w:type="character" w:styleId="HTMLCode">
    <w:name w:val="HTML Code"/>
    <w:basedOn w:val="DefaultParagraphFont"/>
    <w:uiPriority w:val="99"/>
    <w:semiHidden/>
    <w:unhideWhenUsed/>
    <w:rsid w:val="001D0F10"/>
    <w:rPr>
      <w:rFonts w:ascii="SimSun" w:eastAsia="SimSun" w:hAnsi="SimSun" w:cs="SimSun"/>
      <w:sz w:val="24"/>
      <w:szCs w:val="24"/>
    </w:rPr>
  </w:style>
  <w:style w:type="paragraph" w:customStyle="1" w:styleId="Code">
    <w:name w:val="Code"/>
    <w:basedOn w:val="ListParagraph"/>
    <w:link w:val="CodeChar"/>
    <w:qFormat/>
    <w:rsid w:val="001D0F1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napToGrid/>
      <w:spacing w:after="150" w:line="240" w:lineRule="auto"/>
      <w:ind w:left="420" w:firstLine="0"/>
      <w:jc w:val="left"/>
    </w:pPr>
    <w:rPr>
      <w:rFonts w:ascii="Consolas" w:eastAsia="Cambria" w:hAnsi="Consolas" w:cs="SimSun"/>
      <w:color w:val="333333"/>
      <w:kern w:val="0"/>
      <w:szCs w:val="24"/>
    </w:rPr>
  </w:style>
  <w:style w:type="character" w:customStyle="1" w:styleId="CodeChar">
    <w:name w:val="Code Char"/>
    <w:basedOn w:val="ListParagraphChar"/>
    <w:link w:val="Code"/>
    <w:rsid w:val="001D0F10"/>
    <w:rPr>
      <w:rFonts w:ascii="Consolas" w:eastAsia="Cambria" w:hAnsi="Consolas" w:cs="SimSun" w:hint="default"/>
      <w:color w:val="333333"/>
      <w:kern w:val="2"/>
      <w:sz w:val="24"/>
      <w:szCs w:val="24"/>
      <w:shd w:val="clear" w:color="auto" w:fill="F5F5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8467446">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ARM_Cortex-A72" TargetMode="External"/><Relationship Id="rId26" Type="http://schemas.openxmlformats.org/officeDocument/2006/relationships/image" Target="media/image15.jp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www.raspberrypi.org/documentation/" TargetMode="External"/><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eader" Target="header1.xm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codewith.mu/en/tutorials/1.1/" TargetMode="External"/><Relationship Id="rId52"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raspberrypi.org/downloads/"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ocs.python.org/3/index.html" TargetMode="External"/><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datasheets.raspberrypi.org/bcm2711/bcm2711-peripherals.pdf"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codewith.mu/en/tutorials/1.1/modes" TargetMode="External"/><Relationship Id="rId46"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30.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yxu\Documents\07_University_Macau\IOT_Experiment\01_IoT_Tutorial\document_template.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SimHei"/>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SimSun"/>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57B7D9-BDA7-4546-8FDF-579D7DA1C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document_template.dotx</Template>
  <TotalTime>4448</TotalTime>
  <Pages>13</Pages>
  <Words>1511</Words>
  <Characters>8615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逻辑设计一部</Company>
  <LinksUpToDate>false</LinksUpToDate>
  <CharactersWithSpaces>10106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CHONGYAO</dc:creator>
  <cp:keywords/>
  <dc:description/>
  <cp:lastModifiedBy>XU, CHONGYAO</cp:lastModifiedBy>
  <cp:revision>8</cp:revision>
  <cp:lastPrinted>2020-09-04T09:48:00Z</cp:lastPrinted>
  <dcterms:created xsi:type="dcterms:W3CDTF">2021-05-12T08:28:00Z</dcterms:created>
  <dcterms:modified xsi:type="dcterms:W3CDTF">2021-05-17T12:44:00Z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y fmtid="{D5CDD505-2E9C-101B-9397-08002B2CF9AE}" pid="3" name="MTWinEqns">
    <vt:bool>true</vt:bool>
  </property>
</Properties>
</file>